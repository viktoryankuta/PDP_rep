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140" w:rsidRPr="00F35536" w:rsidRDefault="00993140" w:rsidP="00F35536">
      <w:pPr>
        <w:pStyle w:val="BPC1Covertitle"/>
        <w:ind w:left="567" w:right="-330"/>
        <w:rPr>
          <w:sz w:val="58"/>
          <w:szCs w:val="58"/>
        </w:rPr>
      </w:pPr>
      <w:r w:rsidRPr="00F35536">
        <w:rPr>
          <w:sz w:val="58"/>
          <w:szCs w:val="58"/>
        </w:rPr>
        <w:t xml:space="preserve">SmartVista </w:t>
      </w:r>
      <w:r w:rsidRPr="00F35536">
        <w:rPr>
          <w:sz w:val="58"/>
          <w:szCs w:val="58"/>
        </w:rPr>
        <w:br/>
      </w:r>
      <w:r w:rsidR="00866B38">
        <w:rPr>
          <w:sz w:val="58"/>
          <w:szCs w:val="58"/>
        </w:rPr>
        <w:t>TMA/TMT</w:t>
      </w:r>
      <w:ins w:id="0" w:author="BPC" w:date="2015-10-01T16:28:00Z">
        <w:r w:rsidR="00827849">
          <w:rPr>
            <w:sz w:val="58"/>
            <w:szCs w:val="58"/>
          </w:rPr>
          <w:t>/TM9</w:t>
        </w:r>
      </w:ins>
      <w:r w:rsidR="00866B38">
        <w:rPr>
          <w:sz w:val="58"/>
          <w:szCs w:val="58"/>
        </w:rPr>
        <w:t xml:space="preserve"> Module</w:t>
      </w:r>
    </w:p>
    <w:p w:rsidR="00993140" w:rsidRDefault="00993140" w:rsidP="00993140">
      <w:pPr>
        <w:pStyle w:val="BPC1Subhead"/>
      </w:pPr>
      <w:r w:rsidRPr="00367DD5">
        <w:t>S</w:t>
      </w:r>
      <w:r>
        <w:t>martVista Standard</w:t>
      </w:r>
    </w:p>
    <w:p w:rsidR="00960C0A" w:rsidRDefault="00960C0A" w:rsidP="00960C0A">
      <w:pPr>
        <w:pStyle w:val="BPC1Request"/>
      </w:pPr>
    </w:p>
    <w:p w:rsidR="00960C0A" w:rsidRDefault="00960C0A" w:rsidP="00960C0A">
      <w:pPr>
        <w:pStyle w:val="BPC1Request"/>
      </w:pPr>
    </w:p>
    <w:p w:rsidR="00960C0A" w:rsidRPr="00960C0A" w:rsidRDefault="00866B38" w:rsidP="00960C0A">
      <w:pPr>
        <w:pStyle w:val="BPC1Request"/>
      </w:pPr>
      <w:r>
        <w:t>April 15, 2015</w:t>
      </w:r>
    </w:p>
    <w:p w:rsidR="00930D40" w:rsidRPr="00367DD5" w:rsidRDefault="00930D40" w:rsidP="006C7331">
      <w:pPr>
        <w:sectPr w:rsidR="00930D40" w:rsidRPr="00367DD5" w:rsidSect="00FD40A3">
          <w:footerReference w:type="default" r:id="rId9"/>
          <w:headerReference w:type="first" r:id="rId10"/>
          <w:pgSz w:w="11906" w:h="16838" w:code="9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:rsidR="00C41A86" w:rsidRPr="00367DD5" w:rsidRDefault="0069206D" w:rsidP="006C7331">
      <w:pPr>
        <w:pStyle w:val="BPC2TOCheader"/>
      </w:pPr>
      <w:r w:rsidRPr="00367DD5">
        <w:lastRenderedPageBreak/>
        <w:t>Contents</w:t>
      </w:r>
    </w:p>
    <w:p w:rsidR="00C77A9D" w:rsidRDefault="0029489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fldChar w:fldCharType="begin"/>
      </w:r>
      <w:r>
        <w:instrText xml:space="preserve"> TOC \o "1-3" \h \z \t "BPC3 – Heading1;1;BPC3 – Heading2;2;BPC3 – Heading3;3" </w:instrText>
      </w:r>
      <w:r>
        <w:fldChar w:fldCharType="separate"/>
      </w:r>
      <w:hyperlink w:anchor="_Toc417034548" w:history="1">
        <w:r w:rsidR="00C77A9D" w:rsidRPr="003D591B">
          <w:rPr>
            <w:rStyle w:val="a5"/>
            <w:noProof/>
          </w:rPr>
          <w:t>Introduction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_Toc417034548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4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49" w:history="1">
        <w:r w:rsidR="00C77A9D" w:rsidRPr="003D591B">
          <w:rPr>
            <w:rStyle w:val="a5"/>
            <w:noProof/>
          </w:rPr>
          <w:t>History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_Toc417034549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4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50" w:history="1">
        <w:r w:rsidR="00C77A9D" w:rsidRPr="003D591B">
          <w:rPr>
            <w:rStyle w:val="a5"/>
            <w:noProof/>
          </w:rPr>
          <w:t>Document purpose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_Toc417034550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4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51" w:history="1">
        <w:r w:rsidR="00C77A9D" w:rsidRPr="003D591B">
          <w:rPr>
            <w:rStyle w:val="a5"/>
            <w:noProof/>
          </w:rPr>
          <w:t>Functionality description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_Toc417034551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4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52" w:history="1">
        <w:r w:rsidR="00C77A9D" w:rsidRPr="003D591B">
          <w:rPr>
            <w:rStyle w:val="a5"/>
            <w:noProof/>
          </w:rPr>
          <w:t>Architecture overview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_Toc417034552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5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53" w:history="1">
        <w:r w:rsidR="00C77A9D" w:rsidRPr="003D591B">
          <w:rPr>
            <w:rStyle w:val="a5"/>
            <w:noProof/>
          </w:rPr>
          <w:t>Use-Case View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_Toc417034553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6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54" w:history="1">
        <w:r w:rsidR="00C77A9D" w:rsidRPr="003D591B">
          <w:rPr>
            <w:rStyle w:val="a5"/>
            <w:noProof/>
          </w:rPr>
          <w:t>Purpose of TMA/TMT module processing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_Toc417034554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6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55" w:history="1">
        <w:r w:rsidR="00C77A9D" w:rsidRPr="003D591B">
          <w:rPr>
            <w:rStyle w:val="a5"/>
            <w:noProof/>
          </w:rPr>
          <w:t>TMA processing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_Toc417034555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6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56" w:history="1">
        <w:r w:rsidR="00C77A9D" w:rsidRPr="003D591B">
          <w:rPr>
            <w:rStyle w:val="a5"/>
            <w:noProof/>
          </w:rPr>
          <w:t>TMT Processing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_Toc417034556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7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57" w:history="1">
        <w:r w:rsidR="00C77A9D" w:rsidRPr="003D591B">
          <w:rPr>
            <w:rStyle w:val="a5"/>
            <w:noProof/>
          </w:rPr>
          <w:t>DCC Calculation Processing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_Toc417034557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7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58" w:history="1">
        <w:r w:rsidR="00C77A9D" w:rsidRPr="003D591B">
          <w:rPr>
            <w:rStyle w:val="a5"/>
            <w:noProof/>
          </w:rPr>
          <w:t>GUI use case of Interchange fee calulation functionality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_Toc417034558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8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59" w:history="1">
        <w:r w:rsidR="00C77A9D" w:rsidRPr="003D591B">
          <w:rPr>
            <w:rStyle w:val="a5"/>
            <w:noProof/>
          </w:rPr>
          <w:t>Audit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_Toc417034559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8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60" w:history="1">
        <w:r w:rsidR="00C77A9D" w:rsidRPr="003D591B">
          <w:rPr>
            <w:rStyle w:val="a5"/>
            <w:noProof/>
          </w:rPr>
          <w:t>Incident Manager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_Toc417034560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8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61" w:history="1">
        <w:r w:rsidR="00C77A9D" w:rsidRPr="003D591B">
          <w:rPr>
            <w:rStyle w:val="a5"/>
            <w:noProof/>
          </w:rPr>
          <w:t>Manual transaction processing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_Toc417034561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8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62" w:history="1">
        <w:r w:rsidR="00C77A9D" w:rsidRPr="003D591B">
          <w:rPr>
            <w:rStyle w:val="a5"/>
            <w:noProof/>
          </w:rPr>
          <w:t>Logical View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_Toc417034562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9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63" w:history="1">
        <w:r w:rsidR="00C77A9D" w:rsidRPr="003D591B">
          <w:rPr>
            <w:rStyle w:val="a5"/>
            <w:noProof/>
          </w:rPr>
          <w:t>Scope of use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_Toc417034563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9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64" w:history="1">
        <w:r w:rsidR="00C77A9D" w:rsidRPr="003D591B">
          <w:rPr>
            <w:rStyle w:val="a5"/>
            <w:noProof/>
          </w:rPr>
          <w:t>Structure diagram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_Toc417034564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9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65" w:history="1">
        <w:r w:rsidR="00C77A9D" w:rsidRPr="003D591B">
          <w:rPr>
            <w:rStyle w:val="a5"/>
            <w:noProof/>
          </w:rPr>
          <w:t>Process View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_Toc417034565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10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66" w:history="1">
        <w:r w:rsidR="00C77A9D" w:rsidRPr="003D591B">
          <w:rPr>
            <w:rStyle w:val="a5"/>
            <w:noProof/>
          </w:rPr>
          <w:t>TMA Process Diagram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_Toc417034566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10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67" w:history="1">
        <w:r w:rsidR="00C77A9D" w:rsidRPr="003D591B">
          <w:rPr>
            <w:rStyle w:val="a5"/>
            <w:noProof/>
          </w:rPr>
          <w:t>TMA Validation rules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_Toc417034567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11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68" w:history="1">
        <w:r w:rsidR="00C77A9D" w:rsidRPr="003D591B">
          <w:rPr>
            <w:rStyle w:val="a5"/>
            <w:noProof/>
          </w:rPr>
          <w:t>SVXP mapping rules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_Toc417034568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11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69" w:history="1">
        <w:r w:rsidR="00C77A9D" w:rsidRPr="003D591B">
          <w:rPr>
            <w:rStyle w:val="a5"/>
            <w:noProof/>
          </w:rPr>
          <w:t>TMT Process Diagram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_Toc417034569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12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70" w:history="1">
        <w:r w:rsidR="00C77A9D" w:rsidRPr="003D591B">
          <w:rPr>
            <w:rStyle w:val="a5"/>
            <w:noProof/>
          </w:rPr>
          <w:t>Main process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_Toc417034570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12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71" w:history="1">
        <w:r w:rsidR="00C77A9D" w:rsidRPr="003D591B">
          <w:rPr>
            <w:rStyle w:val="a5"/>
            <w:noProof/>
          </w:rPr>
          <w:t>Check session process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_Toc417034571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72" w:history="1">
        <w:r w:rsidR="00C77A9D" w:rsidRPr="003D591B">
          <w:rPr>
            <w:rStyle w:val="a5"/>
            <w:noProof/>
          </w:rPr>
          <w:t>DCC Calculation Process Diagram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_Toc417034572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73" w:history="1">
        <w:r w:rsidR="00C77A9D" w:rsidRPr="003D591B">
          <w:rPr>
            <w:rStyle w:val="a5"/>
            <w:noProof/>
          </w:rPr>
          <w:t>GUI Process diagram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_Toc417034573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74" w:history="1">
        <w:r w:rsidR="00C77A9D" w:rsidRPr="003D591B">
          <w:rPr>
            <w:rStyle w:val="a5"/>
            <w:noProof/>
          </w:rPr>
          <w:t>Audit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_Toc417034574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75" w:history="1">
        <w:r w:rsidR="00C77A9D" w:rsidRPr="003D591B">
          <w:rPr>
            <w:rStyle w:val="a5"/>
            <w:noProof/>
          </w:rPr>
          <w:t>Incident Management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_Toc417034575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417034576" w:history="1">
        <w:r w:rsidR="00C77A9D" w:rsidRPr="003D591B">
          <w:rPr>
            <w:rStyle w:val="a5"/>
            <w:noProof/>
          </w:rPr>
          <w:t>Manual Transaction Processing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_Toc417034576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77" w:history="1">
        <w:r w:rsidR="00C77A9D" w:rsidRPr="003D591B">
          <w:rPr>
            <w:rStyle w:val="a5"/>
            <w:noProof/>
          </w:rPr>
          <w:t>Phisical model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_Toc417034577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78" w:history="1">
        <w:r w:rsidR="00C77A9D" w:rsidRPr="003D591B">
          <w:rPr>
            <w:rStyle w:val="a5"/>
            <w:noProof/>
          </w:rPr>
          <w:t>Interfaces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_Toc417034578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79" w:history="1">
        <w:r w:rsidR="00C77A9D" w:rsidRPr="003D591B">
          <w:rPr>
            <w:rStyle w:val="a5"/>
            <w:noProof/>
          </w:rPr>
          <w:t>Hermes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_Toc417034579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80" w:history="1">
        <w:r w:rsidR="00C77A9D" w:rsidRPr="003D591B">
          <w:rPr>
            <w:rStyle w:val="a5"/>
            <w:noProof/>
          </w:rPr>
          <w:t>JMS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_Toc417034580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81" w:history="1">
        <w:r w:rsidR="00C77A9D" w:rsidRPr="003D591B">
          <w:rPr>
            <w:rStyle w:val="a5"/>
            <w:noProof/>
          </w:rPr>
          <w:t>Reconciliation ws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_Toc417034581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C77A9D" w:rsidRDefault="00A4216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417034582" w:history="1">
        <w:r w:rsidR="00C77A9D" w:rsidRPr="003D591B">
          <w:rPr>
            <w:rStyle w:val="a5"/>
            <w:noProof/>
          </w:rPr>
          <w:t>Configuration ws</w:t>
        </w:r>
        <w:r w:rsidR="00C77A9D">
          <w:rPr>
            <w:noProof/>
            <w:webHidden/>
          </w:rPr>
          <w:tab/>
        </w:r>
        <w:r w:rsidR="00C77A9D">
          <w:rPr>
            <w:noProof/>
            <w:webHidden/>
          </w:rPr>
          <w:fldChar w:fldCharType="begin"/>
        </w:r>
        <w:r w:rsidR="00C77A9D">
          <w:rPr>
            <w:noProof/>
            <w:webHidden/>
          </w:rPr>
          <w:instrText xml:space="preserve"> PAGEREF _Toc417034582 \h </w:instrText>
        </w:r>
        <w:r w:rsidR="00C77A9D">
          <w:rPr>
            <w:noProof/>
            <w:webHidden/>
          </w:rPr>
        </w:r>
        <w:r w:rsidR="00C77A9D">
          <w:rPr>
            <w:noProof/>
            <w:webHidden/>
          </w:rPr>
          <w:fldChar w:fldCharType="separate"/>
        </w:r>
        <w:r w:rsidR="00C77A9D">
          <w:rPr>
            <w:noProof/>
            <w:webHidden/>
          </w:rPr>
          <w:t>13</w:t>
        </w:r>
        <w:r w:rsidR="00C77A9D">
          <w:rPr>
            <w:noProof/>
            <w:webHidden/>
          </w:rPr>
          <w:fldChar w:fldCharType="end"/>
        </w:r>
      </w:hyperlink>
    </w:p>
    <w:p w:rsidR="00294896" w:rsidRDefault="00294896" w:rsidP="00294896">
      <w:pPr>
        <w:pStyle w:val="BPC3Bodynormal"/>
      </w:pPr>
      <w:r>
        <w:rPr>
          <w:sz w:val="28"/>
        </w:rPr>
        <w:fldChar w:fldCharType="end"/>
      </w:r>
    </w:p>
    <w:p w:rsidR="00C41A86" w:rsidRPr="00367DD5" w:rsidRDefault="00C41A86" w:rsidP="006C7331">
      <w:pPr>
        <w:sectPr w:rsidR="00C41A86" w:rsidRPr="00367DD5" w:rsidSect="002B2970">
          <w:headerReference w:type="first" r:id="rId11"/>
          <w:footerReference w:type="first" r:id="rId12"/>
          <w:pgSz w:w="11906" w:h="16838" w:code="9"/>
          <w:pgMar w:top="1810" w:right="1440" w:bottom="1440" w:left="1440" w:header="709" w:footer="709" w:gutter="0"/>
          <w:cols w:space="708"/>
          <w:titlePg/>
          <w:docGrid w:linePitch="360"/>
        </w:sectPr>
      </w:pPr>
    </w:p>
    <w:p w:rsidR="00B7466F" w:rsidRPr="00B7466F" w:rsidRDefault="00B7466F" w:rsidP="00294896">
      <w:pPr>
        <w:pStyle w:val="BPC3Heading1"/>
      </w:pPr>
      <w:bookmarkStart w:id="1" w:name="_Toc417034548"/>
      <w:r w:rsidRPr="00B7466F">
        <w:lastRenderedPageBreak/>
        <w:t>Introduction</w:t>
      </w:r>
      <w:bookmarkEnd w:id="1"/>
    </w:p>
    <w:p w:rsidR="00B7466F" w:rsidRPr="00AA3291" w:rsidRDefault="00B7466F" w:rsidP="00F100BE">
      <w:pPr>
        <w:pStyle w:val="BPC3Heading2"/>
      </w:pPr>
      <w:bookmarkStart w:id="2" w:name="_Toc417034549"/>
      <w:r w:rsidRPr="00AA3291">
        <w:t>History</w:t>
      </w:r>
      <w:bookmarkEnd w:id="2"/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7"/>
        <w:gridCol w:w="1546"/>
        <w:gridCol w:w="1960"/>
        <w:gridCol w:w="4537"/>
      </w:tblGrid>
      <w:tr w:rsidR="00B7466F" w:rsidRPr="00B7466F" w:rsidTr="001A0131">
        <w:tc>
          <w:tcPr>
            <w:tcW w:w="11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2FF"/>
            <w:vAlign w:val="center"/>
          </w:tcPr>
          <w:p w:rsidR="00B7466F" w:rsidRPr="00294896" w:rsidRDefault="00B7466F" w:rsidP="00294896">
            <w:pPr>
              <w:pStyle w:val="BPC3Tableheadings"/>
            </w:pPr>
            <w:r w:rsidRPr="00294896">
              <w:t>Revision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2FF"/>
            <w:vAlign w:val="center"/>
          </w:tcPr>
          <w:p w:rsidR="00B7466F" w:rsidRPr="00294896" w:rsidRDefault="00B7466F" w:rsidP="00294896">
            <w:pPr>
              <w:pStyle w:val="BPC3Tableheadings"/>
            </w:pPr>
            <w:r w:rsidRPr="00294896">
              <w:t>Date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2FF"/>
          </w:tcPr>
          <w:p w:rsidR="00B7466F" w:rsidRPr="00294896" w:rsidRDefault="00B7466F" w:rsidP="00294896">
            <w:pPr>
              <w:pStyle w:val="BPC3Tableheadings"/>
            </w:pPr>
            <w:r w:rsidRPr="00294896">
              <w:t>Author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2FF"/>
          </w:tcPr>
          <w:p w:rsidR="00B7466F" w:rsidRPr="00294896" w:rsidRDefault="00B7466F" w:rsidP="00294896">
            <w:pPr>
              <w:pStyle w:val="BPC3Tableheadings"/>
            </w:pPr>
            <w:r w:rsidRPr="00294896">
              <w:t>Details</w:t>
            </w:r>
          </w:p>
        </w:tc>
      </w:tr>
      <w:tr w:rsidR="00614E26" w:rsidRPr="00B7466F" w:rsidTr="00303B0A">
        <w:tc>
          <w:tcPr>
            <w:tcW w:w="11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E26" w:rsidRPr="00B7466F" w:rsidRDefault="00614E26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 w:rsidRPr="00B7466F">
              <w:rPr>
                <w:rFonts w:cs="Calibri"/>
                <w:sz w:val="18"/>
                <w:szCs w:val="18"/>
              </w:rPr>
              <w:t>0.1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E26" w:rsidRPr="00B7466F" w:rsidRDefault="00866B38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04.15.2015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E26" w:rsidRPr="00B7466F" w:rsidRDefault="00866B38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Boris Varshavsky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14E26" w:rsidRPr="00B7466F" w:rsidRDefault="00866B38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First version of the document</w:t>
            </w:r>
          </w:p>
        </w:tc>
      </w:tr>
      <w:tr w:rsidR="00F26492" w:rsidRPr="00B7466F" w:rsidTr="00303B0A">
        <w:tc>
          <w:tcPr>
            <w:tcW w:w="11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492" w:rsidRPr="00B7466F" w:rsidRDefault="00F26492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0.2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492" w:rsidRDefault="00F26492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05.08.2015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492" w:rsidRDefault="00F26492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Boris Varshavsky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26492" w:rsidRDefault="001A7351" w:rsidP="00303B0A">
            <w:pPr>
              <w:spacing w:before="120" w:after="120" w:line="360" w:lineRule="auto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Second version of the document</w:t>
            </w:r>
          </w:p>
        </w:tc>
      </w:tr>
    </w:tbl>
    <w:p w:rsidR="00B7466F" w:rsidRPr="00B7466F" w:rsidRDefault="00B7466F" w:rsidP="006C7331">
      <w:pPr>
        <w:rPr>
          <w:rFonts w:cs="Calibri"/>
        </w:rPr>
      </w:pPr>
    </w:p>
    <w:p w:rsidR="00866B38" w:rsidRDefault="00866B38" w:rsidP="00F100BE">
      <w:pPr>
        <w:pStyle w:val="BPC3Heading2"/>
      </w:pPr>
      <w:bookmarkStart w:id="3" w:name="_Toc415566337"/>
      <w:bookmarkStart w:id="4" w:name="_Toc377486143"/>
      <w:bookmarkStart w:id="5" w:name="_Toc417034550"/>
      <w:r>
        <w:t>Document purpose</w:t>
      </w:r>
      <w:bookmarkEnd w:id="3"/>
      <w:bookmarkEnd w:id="4"/>
      <w:bookmarkEnd w:id="5"/>
    </w:p>
    <w:p w:rsidR="00866B38" w:rsidRDefault="00866B38" w:rsidP="00866B38">
      <w:r>
        <w:t xml:space="preserve">The purpose of the document is description of module TMA/TMT. </w:t>
      </w:r>
    </w:p>
    <w:p w:rsidR="00866B38" w:rsidRDefault="00866B38" w:rsidP="00181686">
      <w:pPr>
        <w:ind w:left="773"/>
      </w:pPr>
    </w:p>
    <w:p w:rsidR="00BD6C2B" w:rsidRDefault="00BD6C2B" w:rsidP="00F100BE">
      <w:pPr>
        <w:pStyle w:val="BPC3Heading2"/>
      </w:pPr>
      <w:r>
        <w:t>Dictionary</w:t>
      </w:r>
    </w:p>
    <w:p w:rsidR="00BD6C2B" w:rsidRDefault="00BD6C2B" w:rsidP="005036AE">
      <w:pPr>
        <w:pStyle w:val="ae"/>
        <w:numPr>
          <w:ilvl w:val="0"/>
          <w:numId w:val="45"/>
        </w:numPr>
      </w:pPr>
      <w:r>
        <w:t>SV</w:t>
      </w:r>
      <w:r w:rsidR="00437573">
        <w:t xml:space="preserve"> – SmartVista processing</w:t>
      </w:r>
    </w:p>
    <w:p w:rsidR="00BD6C2B" w:rsidRDefault="00BD6C2B" w:rsidP="005036AE">
      <w:pPr>
        <w:pStyle w:val="ae"/>
        <w:numPr>
          <w:ilvl w:val="0"/>
          <w:numId w:val="45"/>
        </w:numPr>
      </w:pPr>
      <w:r>
        <w:t>SVT</w:t>
      </w:r>
      <w:r w:rsidR="00437573">
        <w:t xml:space="preserve"> – SmartVista total for TMT sessions</w:t>
      </w:r>
    </w:p>
    <w:p w:rsidR="00BD6C2B" w:rsidRDefault="00BD6C2B" w:rsidP="005036AE">
      <w:pPr>
        <w:pStyle w:val="ae"/>
        <w:numPr>
          <w:ilvl w:val="0"/>
          <w:numId w:val="45"/>
        </w:numPr>
      </w:pPr>
      <w:r>
        <w:t>DCC</w:t>
      </w:r>
      <w:r w:rsidR="00437573">
        <w:t xml:space="preserve"> - </w:t>
      </w:r>
      <w:r w:rsidR="003B2A2E" w:rsidRPr="009D5DAC">
        <w:t>Dynamic Currency Conversion is an option which allows customer to choose the currency of transaction which will be posted on customer’s account.</w:t>
      </w:r>
    </w:p>
    <w:p w:rsidR="00BD6C2B" w:rsidRDefault="00BD6C2B" w:rsidP="005036AE">
      <w:pPr>
        <w:pStyle w:val="ae"/>
        <w:numPr>
          <w:ilvl w:val="0"/>
          <w:numId w:val="45"/>
        </w:numPr>
      </w:pPr>
      <w:r>
        <w:t>SVXP</w:t>
      </w:r>
      <w:r w:rsidR="00437573">
        <w:t xml:space="preserve"> – XML format for exchange with SV</w:t>
      </w:r>
    </w:p>
    <w:p w:rsidR="00C12E42" w:rsidRDefault="00C12E42" w:rsidP="005036AE">
      <w:pPr>
        <w:pStyle w:val="ae"/>
        <w:numPr>
          <w:ilvl w:val="0"/>
          <w:numId w:val="45"/>
        </w:numPr>
      </w:pPr>
      <w:r>
        <w:t>TMA – table which contains online authorizations</w:t>
      </w:r>
    </w:p>
    <w:p w:rsidR="00C12E42" w:rsidRDefault="00C12E42" w:rsidP="005036AE">
      <w:pPr>
        <w:pStyle w:val="ae"/>
        <w:numPr>
          <w:ilvl w:val="0"/>
          <w:numId w:val="45"/>
        </w:numPr>
      </w:pPr>
      <w:r>
        <w:t>TMT – table which contains session info and totals for session.</w:t>
      </w:r>
    </w:p>
    <w:p w:rsidR="00C12E42" w:rsidRDefault="00C12E42" w:rsidP="005036AE">
      <w:pPr>
        <w:pStyle w:val="ae"/>
        <w:numPr>
          <w:ilvl w:val="0"/>
          <w:numId w:val="45"/>
        </w:numPr>
      </w:pPr>
      <w:r>
        <w:t>SVNG – SmartVista New Generation</w:t>
      </w:r>
    </w:p>
    <w:p w:rsidR="00BD6C2B" w:rsidRDefault="00BD6C2B" w:rsidP="005036AE">
      <w:pPr>
        <w:pStyle w:val="ae"/>
      </w:pPr>
    </w:p>
    <w:p w:rsidR="00866B38" w:rsidRDefault="00866B38" w:rsidP="00866B38"/>
    <w:p w:rsidR="00866B38" w:rsidRDefault="00866B38" w:rsidP="00F100BE">
      <w:pPr>
        <w:pStyle w:val="BPC3Heading2"/>
      </w:pPr>
      <w:bookmarkStart w:id="6" w:name="_Toc415566338"/>
      <w:bookmarkStart w:id="7" w:name="_Toc417034551"/>
      <w:r>
        <w:t>Functionality description</w:t>
      </w:r>
      <w:bookmarkEnd w:id="6"/>
      <w:bookmarkEnd w:id="7"/>
      <w:r>
        <w:t xml:space="preserve"> </w:t>
      </w:r>
    </w:p>
    <w:p w:rsidR="00866B38" w:rsidRDefault="00866B38" w:rsidP="00866B38">
      <w:r>
        <w:t xml:space="preserve">Basic requirements for </w:t>
      </w:r>
      <w:r w:rsidR="00181686">
        <w:t xml:space="preserve">TMA </w:t>
      </w:r>
      <w:r>
        <w:t>functionality:</w:t>
      </w:r>
    </w:p>
    <w:p w:rsidR="00181686" w:rsidRDefault="00181686" w:rsidP="00181686">
      <w:pPr>
        <w:numPr>
          <w:ilvl w:val="0"/>
          <w:numId w:val="27"/>
        </w:numPr>
      </w:pPr>
      <w:r>
        <w:t xml:space="preserve">Check </w:t>
      </w:r>
      <w:r w:rsidR="00C4662E">
        <w:t xml:space="preserve">for </w:t>
      </w:r>
      <w:r>
        <w:t xml:space="preserve">new records in TMA </w:t>
      </w:r>
    </w:p>
    <w:p w:rsidR="00181686" w:rsidRDefault="00181686" w:rsidP="00181686">
      <w:pPr>
        <w:numPr>
          <w:ilvl w:val="0"/>
          <w:numId w:val="27"/>
        </w:numPr>
      </w:pPr>
      <w:r>
        <w:t>Validate</w:t>
      </w:r>
      <w:r w:rsidR="00370260">
        <w:t xml:space="preserve"> each</w:t>
      </w:r>
      <w:r>
        <w:t xml:space="preserve"> TMA table row</w:t>
      </w:r>
    </w:p>
    <w:p w:rsidR="00370260" w:rsidRDefault="00C4662E" w:rsidP="00181686">
      <w:pPr>
        <w:numPr>
          <w:ilvl w:val="0"/>
          <w:numId w:val="27"/>
        </w:numPr>
      </w:pPr>
      <w:r>
        <w:t>SVT c</w:t>
      </w:r>
      <w:r w:rsidR="00370260">
        <w:t>alculation</w:t>
      </w:r>
    </w:p>
    <w:p w:rsidR="006B233D" w:rsidRDefault="00C4662E" w:rsidP="00181686">
      <w:pPr>
        <w:numPr>
          <w:ilvl w:val="0"/>
          <w:numId w:val="27"/>
        </w:numPr>
      </w:pPr>
      <w:r>
        <w:t xml:space="preserve">DCC </w:t>
      </w:r>
      <w:r w:rsidR="006B233D">
        <w:t>Calculation</w:t>
      </w:r>
    </w:p>
    <w:p w:rsidR="00181686" w:rsidRDefault="00181686" w:rsidP="00181686">
      <w:pPr>
        <w:numPr>
          <w:ilvl w:val="0"/>
          <w:numId w:val="27"/>
        </w:numPr>
      </w:pPr>
      <w:r>
        <w:t>Convert TMA table rows to SVXP structure</w:t>
      </w:r>
    </w:p>
    <w:p w:rsidR="00866B38" w:rsidRDefault="002C4F2F" w:rsidP="00866B38">
      <w:pPr>
        <w:pStyle w:val="ae"/>
        <w:numPr>
          <w:ilvl w:val="0"/>
          <w:numId w:val="27"/>
        </w:numPr>
      </w:pPr>
      <w:r>
        <w:t>Store clearing batch until SV2 request notification is send.</w:t>
      </w:r>
    </w:p>
    <w:p w:rsidR="00181686" w:rsidRDefault="00181686" w:rsidP="00866B38">
      <w:pPr>
        <w:pStyle w:val="ae"/>
        <w:numPr>
          <w:ilvl w:val="0"/>
          <w:numId w:val="27"/>
        </w:numPr>
      </w:pPr>
      <w:r>
        <w:t>Working with incidents</w:t>
      </w:r>
      <w:r w:rsidR="004A1668">
        <w:t xml:space="preserve"> (Reject management and manual transaction processing)</w:t>
      </w:r>
    </w:p>
    <w:p w:rsidR="00181686" w:rsidRDefault="00181686" w:rsidP="00866B38">
      <w:pPr>
        <w:pStyle w:val="ae"/>
        <w:numPr>
          <w:ilvl w:val="0"/>
          <w:numId w:val="27"/>
        </w:numPr>
      </w:pPr>
      <w:r>
        <w:t>Sending alerts to Hermes</w:t>
      </w:r>
    </w:p>
    <w:p w:rsidR="002C4F2F" w:rsidRDefault="002C4F2F" w:rsidP="00866B38">
      <w:pPr>
        <w:pStyle w:val="ae"/>
        <w:numPr>
          <w:ilvl w:val="0"/>
          <w:numId w:val="27"/>
        </w:numPr>
      </w:pPr>
      <w:r>
        <w:t>Receive diff from reconciliation and creating reversals for these transactions</w:t>
      </w:r>
    </w:p>
    <w:p w:rsidR="00866B38" w:rsidRDefault="00866B38" w:rsidP="00866B38">
      <w:pPr>
        <w:ind w:left="360"/>
      </w:pPr>
    </w:p>
    <w:p w:rsidR="00557B5C" w:rsidRDefault="00557B5C" w:rsidP="00557B5C">
      <w:r>
        <w:t>Basic requirements for TMT functionality:</w:t>
      </w:r>
    </w:p>
    <w:p w:rsidR="00557B5C" w:rsidRDefault="00437573" w:rsidP="00557B5C">
      <w:pPr>
        <w:numPr>
          <w:ilvl w:val="0"/>
          <w:numId w:val="27"/>
        </w:numPr>
      </w:pPr>
      <w:r>
        <w:t xml:space="preserve">Closing sessions </w:t>
      </w:r>
    </w:p>
    <w:p w:rsidR="00437573" w:rsidRDefault="00437573" w:rsidP="00557B5C">
      <w:pPr>
        <w:numPr>
          <w:ilvl w:val="0"/>
          <w:numId w:val="27"/>
        </w:numPr>
      </w:pPr>
      <w:r>
        <w:t>Monitor</w:t>
      </w:r>
      <w:r w:rsidR="002C4F2F">
        <w:t>ing</w:t>
      </w:r>
      <w:r>
        <w:t xml:space="preserve"> active sessions and </w:t>
      </w:r>
      <w:r w:rsidR="002C4F2F">
        <w:t xml:space="preserve">sending </w:t>
      </w:r>
      <w:r>
        <w:t>alerts if sessions are hang.</w:t>
      </w:r>
    </w:p>
    <w:p w:rsidR="00866B38" w:rsidRDefault="00557B5C" w:rsidP="00FF6A69">
      <w:pPr>
        <w:numPr>
          <w:ilvl w:val="0"/>
          <w:numId w:val="27"/>
        </w:numPr>
      </w:pPr>
      <w:r>
        <w:lastRenderedPageBreak/>
        <w:t>Send Totals to Reconciliation module</w:t>
      </w:r>
    </w:p>
    <w:p w:rsidR="00144811" w:rsidRDefault="00144811" w:rsidP="00FF6A69">
      <w:pPr>
        <w:numPr>
          <w:ilvl w:val="0"/>
          <w:numId w:val="27"/>
        </w:numPr>
      </w:pPr>
      <w:r>
        <w:t>Send close session message to SV2</w:t>
      </w:r>
    </w:p>
    <w:p w:rsidR="00866B38" w:rsidRDefault="00866B38" w:rsidP="00557B5C">
      <w:pPr>
        <w:pStyle w:val="ae"/>
        <w:numPr>
          <w:ilvl w:val="0"/>
          <w:numId w:val="35"/>
        </w:numPr>
        <w:jc w:val="left"/>
      </w:pPr>
      <w:r>
        <w:br w:type="page"/>
      </w:r>
    </w:p>
    <w:p w:rsidR="00181686" w:rsidRDefault="00866B38">
      <w:pPr>
        <w:pStyle w:val="BPC3Heading2"/>
      </w:pPr>
      <w:bookmarkStart w:id="8" w:name="_Toc415566339"/>
      <w:bookmarkStart w:id="9" w:name="_Toc417034552"/>
      <w:r>
        <w:lastRenderedPageBreak/>
        <w:t>Architecture overview</w:t>
      </w:r>
      <w:bookmarkEnd w:id="8"/>
      <w:bookmarkEnd w:id="9"/>
    </w:p>
    <w:p w:rsidR="00526C23" w:rsidRDefault="00526C23" w:rsidP="00CA278A">
      <w:bookmarkStart w:id="10" w:name="_Toc415566340"/>
    </w:p>
    <w:p w:rsidR="007A504F" w:rsidRDefault="00BA2059">
      <w:pPr>
        <w:jc w:val="left"/>
        <w:rPr>
          <w:caps/>
          <w:color w:val="003399"/>
          <w:sz w:val="40"/>
          <w:szCs w:val="36"/>
          <w:lang w:eastAsia="en-US"/>
        </w:rPr>
      </w:pPr>
      <w:r>
        <w:object w:dxaOrig="15380" w:dyaOrig="101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97pt" o:ole="">
            <v:imagedata r:id="rId13" o:title=""/>
          </v:shape>
          <o:OLEObject Type="Embed" ProgID="Visio.Drawing.11" ShapeID="_x0000_i1025" DrawAspect="Content" ObjectID="_1505559988" r:id="rId14"/>
        </w:object>
      </w:r>
      <w:r w:rsidR="007A504F">
        <w:br w:type="page"/>
      </w:r>
    </w:p>
    <w:p w:rsidR="00526C23" w:rsidRDefault="00526C23" w:rsidP="00526C23">
      <w:pPr>
        <w:pStyle w:val="BPC3Heading1"/>
      </w:pPr>
      <w:bookmarkStart w:id="11" w:name="_Toc417034553"/>
      <w:r>
        <w:lastRenderedPageBreak/>
        <w:t>Use-Case View</w:t>
      </w:r>
      <w:bookmarkEnd w:id="10"/>
      <w:bookmarkEnd w:id="11"/>
    </w:p>
    <w:p w:rsidR="001F6086" w:rsidRDefault="00526C23">
      <w:pPr>
        <w:pStyle w:val="BPC3Heading2"/>
      </w:pPr>
      <w:bookmarkStart w:id="12" w:name="_Toc401246049"/>
      <w:bookmarkStart w:id="13" w:name="_Toc415566341"/>
      <w:bookmarkStart w:id="14" w:name="_Toc417034554"/>
      <w:r>
        <w:t xml:space="preserve">Purpose of </w:t>
      </w:r>
      <w:bookmarkEnd w:id="12"/>
      <w:bookmarkEnd w:id="13"/>
      <w:r w:rsidR="001F6086">
        <w:t>TMA/TMT module processing</w:t>
      </w:r>
      <w:bookmarkEnd w:id="14"/>
    </w:p>
    <w:p w:rsidR="00526C23" w:rsidRDefault="00526C23" w:rsidP="00526C23"/>
    <w:p w:rsidR="00526C23" w:rsidRDefault="00EB6328" w:rsidP="00526C23">
      <w:r>
        <w:object w:dxaOrig="4807" w:dyaOrig="1854">
          <v:shape id="_x0000_i1026" type="#_x0000_t75" style="width:240pt;height:92.25pt" o:ole="">
            <v:imagedata r:id="rId15" o:title=""/>
          </v:shape>
          <o:OLEObject Type="Embed" ProgID="Visio.Drawing.11" ShapeID="_x0000_i1026" DrawAspect="Content" ObjectID="_1505559989" r:id="rId16"/>
        </w:object>
      </w:r>
    </w:p>
    <w:p w:rsidR="00526C23" w:rsidRDefault="001F6086" w:rsidP="008010B8">
      <w:pPr>
        <w:pStyle w:val="BPC3Heading3"/>
      </w:pPr>
      <w:bookmarkStart w:id="15" w:name="_Toc417034555"/>
      <w:r>
        <w:t>TMA processing</w:t>
      </w:r>
      <w:bookmarkEnd w:id="15"/>
    </w:p>
    <w:p w:rsidR="00526C23" w:rsidRDefault="00526C23" w:rsidP="00526C23">
      <w:pPr>
        <w:spacing w:line="360" w:lineRule="auto"/>
        <w:rPr>
          <w:b/>
        </w:rPr>
      </w:pPr>
    </w:p>
    <w:p w:rsidR="00526C23" w:rsidRDefault="00526C23" w:rsidP="00526C23">
      <w:pPr>
        <w:spacing w:line="360" w:lineRule="auto"/>
        <w:rPr>
          <w:b/>
        </w:rPr>
      </w:pPr>
      <w:r>
        <w:rPr>
          <w:b/>
        </w:rPr>
        <w:t>Actors:</w:t>
      </w:r>
    </w:p>
    <w:p w:rsidR="00526C23" w:rsidRDefault="001F6086" w:rsidP="00526C23">
      <w:pPr>
        <w:spacing w:line="360" w:lineRule="auto"/>
      </w:pPr>
      <w:r>
        <w:t>TMA</w:t>
      </w:r>
      <w:r w:rsidR="003A54A9">
        <w:t xml:space="preserve"> table</w:t>
      </w:r>
      <w:r w:rsidR="003C4749">
        <w:t>,</w:t>
      </w:r>
      <w:r>
        <w:t xml:space="preserve"> replicated from Stratus</w:t>
      </w:r>
      <w:r w:rsidR="00C4662E">
        <w:t xml:space="preserve"> -</w:t>
      </w:r>
      <w:r w:rsidR="00526C23">
        <w:t xml:space="preserve"> data provider</w:t>
      </w:r>
    </w:p>
    <w:p w:rsidR="00526C23" w:rsidRDefault="00526C23" w:rsidP="00526C23">
      <w:pPr>
        <w:spacing w:line="360" w:lineRule="auto"/>
        <w:rPr>
          <w:b/>
        </w:rPr>
      </w:pPr>
      <w:r>
        <w:rPr>
          <w:b/>
        </w:rPr>
        <w:t>Pre-conditions:</w:t>
      </w:r>
    </w:p>
    <w:p w:rsidR="00526C23" w:rsidRDefault="003C4749" w:rsidP="00526C23">
      <w:pPr>
        <w:spacing w:line="360" w:lineRule="auto"/>
      </w:pPr>
      <w:r>
        <w:t>Stratus perform</w:t>
      </w:r>
      <w:r w:rsidR="003A54A9">
        <w:t>s</w:t>
      </w:r>
      <w:r>
        <w:t xml:space="preserve"> replication of </w:t>
      </w:r>
      <w:r w:rsidR="00370260">
        <w:t xml:space="preserve">ISO8583 </w:t>
      </w:r>
      <w:r>
        <w:t>transactions to TMA table</w:t>
      </w:r>
    </w:p>
    <w:p w:rsidR="00526C23" w:rsidRDefault="00526C23" w:rsidP="00526C23">
      <w:pPr>
        <w:spacing w:line="360" w:lineRule="auto"/>
        <w:rPr>
          <w:b/>
        </w:rPr>
      </w:pPr>
      <w:r>
        <w:rPr>
          <w:b/>
        </w:rPr>
        <w:t>Post-conditions:</w:t>
      </w:r>
    </w:p>
    <w:p w:rsidR="00526C23" w:rsidRDefault="003C4749" w:rsidP="00526C23">
      <w:pPr>
        <w:spacing w:line="360" w:lineRule="auto"/>
      </w:pPr>
      <w:r>
        <w:t xml:space="preserve">SVXP </w:t>
      </w:r>
      <w:r w:rsidR="00E21026">
        <w:t>batch file stored in BATCH_DATA table</w:t>
      </w:r>
    </w:p>
    <w:p w:rsidR="00526C23" w:rsidRDefault="00526C23" w:rsidP="00526C23">
      <w:pPr>
        <w:spacing w:line="360" w:lineRule="auto"/>
        <w:rPr>
          <w:b/>
        </w:rPr>
      </w:pPr>
      <w:r>
        <w:rPr>
          <w:b/>
        </w:rPr>
        <w:t>Event flow:</w:t>
      </w:r>
    </w:p>
    <w:p w:rsidR="00526C23" w:rsidRDefault="003C4749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>TMA</w:t>
      </w:r>
      <w:r w:rsidR="00E40132">
        <w:t xml:space="preserve"> process </w:t>
      </w:r>
      <w:r>
        <w:t xml:space="preserve">checks </w:t>
      </w:r>
      <w:r w:rsidR="00C4662E">
        <w:t xml:space="preserve">for </w:t>
      </w:r>
      <w:r>
        <w:t>new records in TMA table by scheduler.</w:t>
      </w:r>
    </w:p>
    <w:p w:rsidR="00144811" w:rsidRDefault="003C4749" w:rsidP="00144811">
      <w:pPr>
        <w:pStyle w:val="ae"/>
        <w:numPr>
          <w:ilvl w:val="0"/>
          <w:numId w:val="31"/>
        </w:numPr>
        <w:spacing w:line="360" w:lineRule="auto"/>
        <w:jc w:val="left"/>
      </w:pPr>
      <w:r>
        <w:t xml:space="preserve">If table contains new records, they </w:t>
      </w:r>
      <w:r w:rsidR="00C4662E">
        <w:t xml:space="preserve">are </w:t>
      </w:r>
      <w:r>
        <w:t>sent for processing one by one.</w:t>
      </w:r>
    </w:p>
    <w:p w:rsidR="00144811" w:rsidRDefault="00144811" w:rsidP="00144811">
      <w:pPr>
        <w:pStyle w:val="ae"/>
        <w:numPr>
          <w:ilvl w:val="0"/>
          <w:numId w:val="31"/>
        </w:numPr>
        <w:spacing w:line="360" w:lineRule="auto"/>
        <w:jc w:val="left"/>
        <w:rPr>
          <w:ins w:id="16" w:author="BPC" w:date="2015-09-09T17:21:00Z"/>
        </w:rPr>
      </w:pPr>
      <w:r>
        <w:t xml:space="preserve">Module checks message types and function codes of record. If </w:t>
      </w:r>
      <w:r w:rsidR="00F32EF6">
        <w:t>transaction doesn’t has financial impact</w:t>
      </w:r>
      <w:r>
        <w:t xml:space="preserve">, </w:t>
      </w:r>
      <w:r w:rsidR="008010B8">
        <w:t xml:space="preserve">then </w:t>
      </w:r>
      <w:r>
        <w:t>sets status “SKIPPED” and further processing stops.</w:t>
      </w:r>
    </w:p>
    <w:p w:rsidR="00694FFE" w:rsidRDefault="00694FFE" w:rsidP="00144811">
      <w:pPr>
        <w:pStyle w:val="ae"/>
        <w:numPr>
          <w:ilvl w:val="0"/>
          <w:numId w:val="31"/>
        </w:numPr>
        <w:spacing w:line="360" w:lineRule="auto"/>
        <w:jc w:val="left"/>
      </w:pPr>
      <w:ins w:id="17" w:author="BPC" w:date="2015-09-09T17:21:00Z">
        <w:r>
          <w:t xml:space="preserve">Module checks record </w:t>
        </w:r>
      </w:ins>
      <w:ins w:id="18" w:author="BPC" w:date="2015-09-09T17:22:00Z">
        <w:r>
          <w:t xml:space="preserve">for </w:t>
        </w:r>
      </w:ins>
      <w:ins w:id="19" w:author="BPC" w:date="2015-09-09T17:26:00Z">
        <w:r>
          <w:t xml:space="preserve">necessity of awaiting response. If </w:t>
        </w:r>
      </w:ins>
      <w:ins w:id="20" w:author="BPC" w:date="2015-09-09T17:27:00Z">
        <w:r>
          <w:t>record need to await response, th</w:t>
        </w:r>
      </w:ins>
      <w:ins w:id="21" w:author="BPC" w:date="2015-09-09T17:40:00Z">
        <w:r w:rsidR="008010B8">
          <w:t>e</w:t>
        </w:r>
      </w:ins>
      <w:ins w:id="22" w:author="BPC" w:date="2015-09-09T17:27:00Z">
        <w:r>
          <w:t>n sets status “PENDED”</w:t>
        </w:r>
      </w:ins>
      <w:ins w:id="23" w:author="BPC" w:date="2015-09-09T17:29:00Z">
        <w:r>
          <w:t xml:space="preserve">. Record will be processed </w:t>
        </w:r>
      </w:ins>
      <w:ins w:id="24" w:author="BPC" w:date="2015-09-09T17:30:00Z">
        <w:r>
          <w:t>by TM</w:t>
        </w:r>
      </w:ins>
      <w:ins w:id="25" w:author="BPC" w:date="2015-09-09T17:38:00Z">
        <w:r w:rsidR="008010B8">
          <w:t>9</w:t>
        </w:r>
      </w:ins>
      <w:ins w:id="26" w:author="BPC" w:date="2015-09-09T17:30:00Z">
        <w:r>
          <w:t xml:space="preserve"> Processing.</w:t>
        </w:r>
      </w:ins>
    </w:p>
    <w:p w:rsidR="002C4F2F" w:rsidRDefault="00BB173B">
      <w:pPr>
        <w:pStyle w:val="ae"/>
        <w:numPr>
          <w:ilvl w:val="0"/>
          <w:numId w:val="31"/>
        </w:numPr>
        <w:spacing w:line="360" w:lineRule="auto"/>
        <w:jc w:val="left"/>
      </w:pPr>
      <w:r>
        <w:t>Module calculates session id and checks record session id</w:t>
      </w:r>
      <w:r w:rsidR="00B94383">
        <w:t>.</w:t>
      </w:r>
    </w:p>
    <w:p w:rsidR="002C4F2F" w:rsidRDefault="002C4F2F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>If session has not been registered in TMA module, then sends OpenSession request to Reconciliation module.</w:t>
      </w:r>
    </w:p>
    <w:p w:rsidR="00526C23" w:rsidRDefault="003C4749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>For each record performs validations and total calculation.</w:t>
      </w:r>
    </w:p>
    <w:p w:rsidR="008426D7" w:rsidRDefault="008426D7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 xml:space="preserve">If validation was unsuccessful, </w:t>
      </w:r>
      <w:r w:rsidR="00C4662E">
        <w:t xml:space="preserve">sets </w:t>
      </w:r>
      <w:r>
        <w:t>record status to error status, further processing stops.</w:t>
      </w:r>
    </w:p>
    <w:p w:rsidR="00CF3C3C" w:rsidRDefault="00CF3C3C">
      <w:pPr>
        <w:pStyle w:val="ae"/>
        <w:numPr>
          <w:ilvl w:val="0"/>
          <w:numId w:val="31"/>
        </w:numPr>
        <w:spacing w:line="360" w:lineRule="auto"/>
        <w:jc w:val="left"/>
      </w:pPr>
      <w:r>
        <w:t>If transaction is DCC performs DCC calculation.</w:t>
      </w:r>
    </w:p>
    <w:p w:rsidR="00CF3C3C" w:rsidRDefault="00CF3C3C">
      <w:pPr>
        <w:pStyle w:val="ae"/>
        <w:numPr>
          <w:ilvl w:val="0"/>
          <w:numId w:val="31"/>
        </w:numPr>
        <w:spacing w:line="360" w:lineRule="auto"/>
        <w:jc w:val="left"/>
      </w:pPr>
      <w:r>
        <w:lastRenderedPageBreak/>
        <w:t>Maps record into SVXP format. Validate SVXP message by XSD.</w:t>
      </w:r>
    </w:p>
    <w:p w:rsidR="008426D7" w:rsidRDefault="003C4749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>If validation was successful,</w:t>
      </w:r>
      <w:r w:rsidR="008426D7">
        <w:t xml:space="preserve"> </w:t>
      </w:r>
      <w:r w:rsidR="00C4662E">
        <w:t xml:space="preserve">adds </w:t>
      </w:r>
      <w:r w:rsidR="00170260">
        <w:t>record amount</w:t>
      </w:r>
      <w:r w:rsidR="00BB173B">
        <w:t>s</w:t>
      </w:r>
      <w:r w:rsidR="00170260">
        <w:t xml:space="preserve"> </w:t>
      </w:r>
      <w:r w:rsidR="008426D7">
        <w:t>to session total amount</w:t>
      </w:r>
      <w:r w:rsidR="00BB173B">
        <w:t>s</w:t>
      </w:r>
      <w:r w:rsidR="008426D7">
        <w:t>.</w:t>
      </w:r>
    </w:p>
    <w:p w:rsidR="00526C23" w:rsidRDefault="003C4749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 xml:space="preserve">When </w:t>
      </w:r>
      <w:r w:rsidR="00C4662E">
        <w:t>SVXP</w:t>
      </w:r>
      <w:r>
        <w:t xml:space="preserve"> operation batch</w:t>
      </w:r>
      <w:r w:rsidR="00A06C7F">
        <w:t xml:space="preserve"> </w:t>
      </w:r>
      <w:r>
        <w:t>reach</w:t>
      </w:r>
      <w:r w:rsidR="003A54A9">
        <w:t>es</w:t>
      </w:r>
      <w:r>
        <w:t xml:space="preserve"> batch size, </w:t>
      </w:r>
      <w:r w:rsidR="002C4F2F">
        <w:t>store batch file</w:t>
      </w:r>
      <w:r>
        <w:t>.</w:t>
      </w:r>
    </w:p>
    <w:p w:rsidR="002C4F2F" w:rsidRDefault="002C4F2F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>When module receives request from SV2, starts uploading all stored batches into queue.</w:t>
      </w:r>
    </w:p>
    <w:p w:rsidR="00144811" w:rsidRDefault="00144811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 xml:space="preserve">When module receives request from Reconciliation, then find all records </w:t>
      </w:r>
      <w:r w:rsidR="00BB173B">
        <w:t xml:space="preserve">by </w:t>
      </w:r>
      <w:r>
        <w:t>session_id</w:t>
      </w:r>
      <w:r w:rsidR="00BB173B">
        <w:t xml:space="preserve"> received from Reconciliation</w:t>
      </w:r>
      <w:r>
        <w:t xml:space="preserve"> and send it </w:t>
      </w:r>
      <w:r w:rsidR="00BB173B">
        <w:t xml:space="preserve">in </w:t>
      </w:r>
      <w:r>
        <w:t>queue.</w:t>
      </w:r>
    </w:p>
    <w:p w:rsidR="00526C23" w:rsidRDefault="00526C23" w:rsidP="00526C23">
      <w:pPr>
        <w:pStyle w:val="ae"/>
        <w:numPr>
          <w:ilvl w:val="0"/>
          <w:numId w:val="31"/>
        </w:numPr>
        <w:spacing w:line="360" w:lineRule="auto"/>
        <w:jc w:val="left"/>
      </w:pPr>
      <w:r>
        <w:t>Use-case ends.</w:t>
      </w:r>
    </w:p>
    <w:p w:rsidR="00526C23" w:rsidRDefault="003A54A9" w:rsidP="008010B8">
      <w:pPr>
        <w:pStyle w:val="BPC3Heading3"/>
      </w:pPr>
      <w:bookmarkStart w:id="27" w:name="_Toc417034556"/>
      <w:r>
        <w:t>TMT Processing</w:t>
      </w:r>
      <w:bookmarkEnd w:id="27"/>
    </w:p>
    <w:p w:rsidR="003A54A9" w:rsidRDefault="003A54A9" w:rsidP="003A54A9">
      <w:pPr>
        <w:spacing w:line="360" w:lineRule="auto"/>
        <w:rPr>
          <w:b/>
        </w:rPr>
      </w:pPr>
      <w:r>
        <w:rPr>
          <w:b/>
        </w:rPr>
        <w:t>Actors:</w:t>
      </w:r>
    </w:p>
    <w:p w:rsidR="003A54A9" w:rsidRDefault="003A54A9" w:rsidP="003A54A9">
      <w:pPr>
        <w:spacing w:line="360" w:lineRule="auto"/>
      </w:pPr>
      <w:r>
        <w:t>TMT table, replicated from Stratus, data provider</w:t>
      </w:r>
    </w:p>
    <w:p w:rsidR="003A54A9" w:rsidRDefault="003A54A9" w:rsidP="003A54A9">
      <w:pPr>
        <w:spacing w:line="360" w:lineRule="auto"/>
        <w:rPr>
          <w:b/>
        </w:rPr>
      </w:pPr>
      <w:r>
        <w:rPr>
          <w:b/>
        </w:rPr>
        <w:t>Pre-conditions:</w:t>
      </w:r>
    </w:p>
    <w:p w:rsidR="003A54A9" w:rsidRDefault="003A54A9" w:rsidP="003A54A9">
      <w:pPr>
        <w:spacing w:line="360" w:lineRule="auto"/>
      </w:pPr>
      <w:r>
        <w:t>Stratus performs replication of transactions to TMT table</w:t>
      </w:r>
    </w:p>
    <w:p w:rsidR="003A54A9" w:rsidRDefault="003A54A9" w:rsidP="003A54A9">
      <w:pPr>
        <w:spacing w:line="360" w:lineRule="auto"/>
        <w:rPr>
          <w:b/>
        </w:rPr>
      </w:pPr>
      <w:r>
        <w:rPr>
          <w:b/>
        </w:rPr>
        <w:t>Post-conditions:</w:t>
      </w:r>
    </w:p>
    <w:p w:rsidR="003A54A9" w:rsidRDefault="00FC375B" w:rsidP="003A54A9">
      <w:pPr>
        <w:spacing w:line="360" w:lineRule="auto"/>
      </w:pPr>
      <w:r>
        <w:t xml:space="preserve">Info about totals </w:t>
      </w:r>
      <w:r w:rsidR="00C4662E">
        <w:t xml:space="preserve">is </w:t>
      </w:r>
      <w:r>
        <w:t>sen</w:t>
      </w:r>
      <w:r w:rsidR="00C4662E">
        <w:t>t</w:t>
      </w:r>
      <w:r>
        <w:t xml:space="preserve"> to Reconciliation module</w:t>
      </w:r>
    </w:p>
    <w:p w:rsidR="003A54A9" w:rsidRDefault="003A54A9" w:rsidP="003A54A9">
      <w:pPr>
        <w:spacing w:line="360" w:lineRule="auto"/>
        <w:rPr>
          <w:b/>
        </w:rPr>
      </w:pPr>
      <w:r>
        <w:rPr>
          <w:b/>
        </w:rPr>
        <w:t>Event flow:</w:t>
      </w:r>
    </w:p>
    <w:p w:rsidR="00E40132" w:rsidRDefault="00F21F98" w:rsidP="003A54A9">
      <w:pPr>
        <w:pStyle w:val="ae"/>
        <w:numPr>
          <w:ilvl w:val="0"/>
          <w:numId w:val="32"/>
        </w:numPr>
        <w:spacing w:line="360" w:lineRule="auto"/>
        <w:jc w:val="left"/>
      </w:pPr>
      <w:r>
        <w:t>TMT process checks new records in TMT table by scheduler</w:t>
      </w:r>
    </w:p>
    <w:p w:rsidR="00F21F98" w:rsidRDefault="00F21F98" w:rsidP="003A54A9">
      <w:pPr>
        <w:pStyle w:val="ae"/>
        <w:numPr>
          <w:ilvl w:val="0"/>
          <w:numId w:val="32"/>
        </w:numPr>
        <w:spacing w:line="360" w:lineRule="auto"/>
        <w:jc w:val="left"/>
        <w:rPr>
          <w:ins w:id="28" w:author="BPC" w:date="2015-10-01T16:46:00Z"/>
        </w:rPr>
      </w:pPr>
      <w:r>
        <w:t>If table contains new records, then module starts close session processing.</w:t>
      </w:r>
    </w:p>
    <w:p w:rsidR="00FD13B3" w:rsidRDefault="00FD13B3" w:rsidP="003A54A9">
      <w:pPr>
        <w:pStyle w:val="ae"/>
        <w:numPr>
          <w:ilvl w:val="0"/>
          <w:numId w:val="32"/>
        </w:numPr>
        <w:spacing w:line="360" w:lineRule="auto"/>
        <w:jc w:val="left"/>
      </w:pPr>
      <w:ins w:id="29" w:author="BPC" w:date="2015-10-01T16:46:00Z">
        <w:r>
          <w:t xml:space="preserve">If field CMTMSEAD &lt;&gt; 1 in </w:t>
        </w:r>
      </w:ins>
      <w:ins w:id="30" w:author="BPC" w:date="2015-10-01T16:47:00Z">
        <w:r>
          <w:t>TMT</w:t>
        </w:r>
      </w:ins>
      <w:ins w:id="31" w:author="BPC" w:date="2015-10-01T16:46:00Z">
        <w:r>
          <w:t xml:space="preserve"> table, that means, that module need to match TMT and TMR record for </w:t>
        </w:r>
      </w:ins>
      <w:ins w:id="32" w:author="BPC" w:date="2015-10-01T16:47:00Z">
        <w:r>
          <w:t>obtaining POS totals.</w:t>
        </w:r>
      </w:ins>
    </w:p>
    <w:p w:rsidR="00F21F98" w:rsidRDefault="00F21F98" w:rsidP="003A54A9">
      <w:pPr>
        <w:pStyle w:val="ae"/>
        <w:numPr>
          <w:ilvl w:val="0"/>
          <w:numId w:val="32"/>
        </w:numPr>
        <w:spacing w:line="360" w:lineRule="auto"/>
        <w:jc w:val="left"/>
      </w:pPr>
      <w:r>
        <w:t xml:space="preserve">If message type = 1520, then </w:t>
      </w:r>
      <w:r w:rsidR="00C4662E">
        <w:t xml:space="preserve">saves </w:t>
      </w:r>
      <w:r>
        <w:t>total value into te_total field in session table.</w:t>
      </w:r>
    </w:p>
    <w:p w:rsidR="00F21F98" w:rsidRDefault="00F21F98" w:rsidP="002A16B9">
      <w:pPr>
        <w:pStyle w:val="ae"/>
        <w:numPr>
          <w:ilvl w:val="0"/>
          <w:numId w:val="32"/>
        </w:numPr>
        <w:spacing w:line="360" w:lineRule="auto"/>
        <w:jc w:val="left"/>
      </w:pPr>
      <w:r>
        <w:t xml:space="preserve">If message type = 1530, then </w:t>
      </w:r>
      <w:r w:rsidR="00C4662E">
        <w:t xml:space="preserve">saves </w:t>
      </w:r>
      <w:r>
        <w:t>total value into tr_total field in session table.</w:t>
      </w:r>
    </w:p>
    <w:p w:rsidR="00F21F98" w:rsidRDefault="00F21F98" w:rsidP="003A54A9">
      <w:pPr>
        <w:pStyle w:val="ae"/>
        <w:numPr>
          <w:ilvl w:val="0"/>
          <w:numId w:val="32"/>
        </w:numPr>
        <w:spacing w:line="360" w:lineRule="auto"/>
        <w:jc w:val="left"/>
      </w:pPr>
      <w:r>
        <w:t>Module sends</w:t>
      </w:r>
      <w:r w:rsidR="00BE2881">
        <w:t xml:space="preserve"> CloseSession</w:t>
      </w:r>
      <w:r>
        <w:t xml:space="preserve"> message with totals to Reconciliation module</w:t>
      </w:r>
      <w:r w:rsidR="006C080A">
        <w:t xml:space="preserve"> by web-service</w:t>
      </w:r>
      <w:r w:rsidR="00672667" w:rsidRPr="00672667">
        <w:t xml:space="preserve"> </w:t>
      </w:r>
      <w:r w:rsidR="00672667">
        <w:t>and stores batch file with end session parameters for sending to SV2</w:t>
      </w:r>
      <w:r>
        <w:t>.</w:t>
      </w:r>
    </w:p>
    <w:p w:rsidR="00533E11" w:rsidRDefault="00C4662E" w:rsidP="003A54A9">
      <w:pPr>
        <w:pStyle w:val="ae"/>
        <w:numPr>
          <w:ilvl w:val="0"/>
          <w:numId w:val="32"/>
        </w:numPr>
        <w:spacing w:line="360" w:lineRule="auto"/>
        <w:jc w:val="left"/>
      </w:pPr>
      <w:r>
        <w:t>Sets s</w:t>
      </w:r>
      <w:r w:rsidR="00533E11">
        <w:t>ession status to “CLOSED”</w:t>
      </w:r>
    </w:p>
    <w:p w:rsidR="004275F7" w:rsidRDefault="004275F7" w:rsidP="003A54A9">
      <w:pPr>
        <w:pStyle w:val="ae"/>
        <w:numPr>
          <w:ilvl w:val="0"/>
          <w:numId w:val="32"/>
        </w:numPr>
        <w:spacing w:line="360" w:lineRule="auto"/>
        <w:jc w:val="left"/>
      </w:pPr>
      <w:r>
        <w:t>Module should monitor sessions while they are not closed. If a session is not closed for a configur</w:t>
      </w:r>
      <w:r w:rsidR="003D03D2">
        <w:t>ed</w:t>
      </w:r>
      <w:r>
        <w:t xml:space="preserve"> period of time, module should generate alert to Hermes.</w:t>
      </w:r>
    </w:p>
    <w:p w:rsidR="002C4F2F" w:rsidRDefault="0066671E">
      <w:pPr>
        <w:pStyle w:val="ae"/>
        <w:numPr>
          <w:ilvl w:val="0"/>
          <w:numId w:val="32"/>
        </w:numPr>
        <w:spacing w:line="360" w:lineRule="auto"/>
        <w:jc w:val="left"/>
      </w:pPr>
      <w:r>
        <w:lastRenderedPageBreak/>
        <w:t>Module can access transactions after session</w:t>
      </w:r>
      <w:r w:rsidR="003D03D2">
        <w:t xml:space="preserve"> is closed</w:t>
      </w:r>
      <w:r>
        <w:t xml:space="preserve">. </w:t>
      </w:r>
      <w:r w:rsidR="003D03D2">
        <w:t xml:space="preserve">In this case recalculates </w:t>
      </w:r>
      <w:r>
        <w:t xml:space="preserve">session </w:t>
      </w:r>
      <w:r w:rsidR="006C080A">
        <w:t>total,</w:t>
      </w:r>
      <w:r w:rsidR="004B0A8E">
        <w:t xml:space="preserve"> set</w:t>
      </w:r>
      <w:r w:rsidR="003B7EB0">
        <w:t>s</w:t>
      </w:r>
      <w:r w:rsidR="003C2119">
        <w:t xml:space="preserve"> session status to “ACTIVE”</w:t>
      </w:r>
      <w:r w:rsidR="000502FE">
        <w:t>, and</w:t>
      </w:r>
      <w:r w:rsidR="00C5535D">
        <w:t xml:space="preserve"> starts end of session with sending alert to Hermes.</w:t>
      </w:r>
    </w:p>
    <w:p w:rsidR="003A54A9" w:rsidRDefault="003A54A9" w:rsidP="003A54A9">
      <w:pPr>
        <w:pStyle w:val="ae"/>
        <w:numPr>
          <w:ilvl w:val="0"/>
          <w:numId w:val="32"/>
        </w:numPr>
        <w:spacing w:line="360" w:lineRule="auto"/>
        <w:jc w:val="left"/>
      </w:pPr>
      <w:r>
        <w:t>Use-case ends.</w:t>
      </w:r>
    </w:p>
    <w:p w:rsidR="002E00AC" w:rsidRDefault="008F46DC">
      <w:pPr>
        <w:pStyle w:val="BPC3Heading3"/>
        <w:rPr>
          <w:ins w:id="33" w:author="BPC" w:date="2015-09-09T17:38:00Z"/>
        </w:rPr>
        <w:pPrChange w:id="34" w:author="BPC" w:date="2015-09-09T17:38:00Z">
          <w:pPr>
            <w:spacing w:line="360" w:lineRule="auto"/>
          </w:pPr>
        </w:pPrChange>
      </w:pPr>
      <w:bookmarkStart w:id="35" w:name="_Toc415566346"/>
      <w:del w:id="36" w:author="BPC" w:date="2015-09-09T17:35:00Z">
        <w:r w:rsidDel="008010B8">
          <w:rPr>
            <w:b/>
          </w:rPr>
          <w:delText>Event flow:</w:delText>
        </w:r>
      </w:del>
      <w:ins w:id="37" w:author="BPC" w:date="2015-09-09T17:20:00Z">
        <w:r w:rsidR="002E00AC">
          <w:t>TM</w:t>
        </w:r>
      </w:ins>
      <w:ins w:id="38" w:author="BPC" w:date="2015-09-09T17:38:00Z">
        <w:r w:rsidR="008010B8">
          <w:t>9</w:t>
        </w:r>
      </w:ins>
      <w:ins w:id="39" w:author="BPC" w:date="2015-09-09T17:20:00Z">
        <w:r w:rsidR="002E00AC">
          <w:t xml:space="preserve"> Processing</w:t>
        </w:r>
      </w:ins>
    </w:p>
    <w:p w:rsidR="008010B8" w:rsidRDefault="008010B8" w:rsidP="008010B8">
      <w:pPr>
        <w:spacing w:line="360" w:lineRule="auto"/>
        <w:rPr>
          <w:ins w:id="40" w:author="BPC" w:date="2015-09-09T17:38:00Z"/>
          <w:b/>
        </w:rPr>
      </w:pPr>
      <w:ins w:id="41" w:author="BPC" w:date="2015-09-09T17:38:00Z">
        <w:r>
          <w:rPr>
            <w:b/>
          </w:rPr>
          <w:t>Actors:</w:t>
        </w:r>
      </w:ins>
    </w:p>
    <w:p w:rsidR="008010B8" w:rsidRDefault="008010B8" w:rsidP="008010B8">
      <w:pPr>
        <w:spacing w:line="360" w:lineRule="auto"/>
        <w:rPr>
          <w:ins w:id="42" w:author="BPC" w:date="2015-09-09T17:38:00Z"/>
        </w:rPr>
      </w:pPr>
      <w:ins w:id="43" w:author="BPC" w:date="2015-09-09T17:38:00Z">
        <w:r>
          <w:t>TM9 table, replicated from Stratus, data provider</w:t>
        </w:r>
      </w:ins>
    </w:p>
    <w:p w:rsidR="008010B8" w:rsidRDefault="008010B8" w:rsidP="008010B8">
      <w:pPr>
        <w:spacing w:line="360" w:lineRule="auto"/>
        <w:rPr>
          <w:ins w:id="44" w:author="BPC" w:date="2015-09-09T17:38:00Z"/>
          <w:b/>
        </w:rPr>
      </w:pPr>
      <w:ins w:id="45" w:author="BPC" w:date="2015-09-09T17:38:00Z">
        <w:r>
          <w:rPr>
            <w:b/>
          </w:rPr>
          <w:t>Pre-conditions:</w:t>
        </w:r>
      </w:ins>
    </w:p>
    <w:p w:rsidR="008010B8" w:rsidRDefault="008010B8" w:rsidP="008010B8">
      <w:pPr>
        <w:spacing w:line="360" w:lineRule="auto"/>
        <w:rPr>
          <w:ins w:id="46" w:author="BPC" w:date="2015-09-09T17:38:00Z"/>
        </w:rPr>
      </w:pPr>
      <w:ins w:id="47" w:author="BPC" w:date="2015-09-09T17:38:00Z">
        <w:r>
          <w:t>Stratus performs replication of records to TM9 table</w:t>
        </w:r>
      </w:ins>
    </w:p>
    <w:p w:rsidR="008010B8" w:rsidRDefault="008010B8" w:rsidP="008010B8">
      <w:pPr>
        <w:spacing w:line="360" w:lineRule="auto"/>
        <w:rPr>
          <w:ins w:id="48" w:author="BPC" w:date="2015-09-09T17:38:00Z"/>
          <w:b/>
        </w:rPr>
      </w:pPr>
      <w:ins w:id="49" w:author="BPC" w:date="2015-09-09T17:38:00Z">
        <w:r>
          <w:rPr>
            <w:b/>
          </w:rPr>
          <w:t>Post-conditions:</w:t>
        </w:r>
      </w:ins>
    </w:p>
    <w:p w:rsidR="008010B8" w:rsidRDefault="008010B8" w:rsidP="008010B8">
      <w:pPr>
        <w:spacing w:line="360" w:lineRule="auto"/>
        <w:rPr>
          <w:ins w:id="50" w:author="BPC" w:date="2015-09-09T17:38:00Z"/>
        </w:rPr>
      </w:pPr>
      <w:ins w:id="51" w:author="BPC" w:date="2015-09-09T17:38:00Z">
        <w:r>
          <w:t xml:space="preserve">Records </w:t>
        </w:r>
      </w:ins>
      <w:ins w:id="52" w:author="BPC" w:date="2015-09-09T17:39:00Z">
        <w:r>
          <w:t>are joined with TMA records and processed</w:t>
        </w:r>
      </w:ins>
    </w:p>
    <w:p w:rsidR="008010B8" w:rsidRDefault="008010B8" w:rsidP="008010B8">
      <w:pPr>
        <w:spacing w:line="360" w:lineRule="auto"/>
        <w:rPr>
          <w:ins w:id="53" w:author="BPC" w:date="2015-09-09T17:38:00Z"/>
          <w:b/>
        </w:rPr>
      </w:pPr>
      <w:ins w:id="54" w:author="BPC" w:date="2015-09-09T17:38:00Z">
        <w:r>
          <w:rPr>
            <w:b/>
          </w:rPr>
          <w:t>Event flow:</w:t>
        </w:r>
      </w:ins>
    </w:p>
    <w:p w:rsidR="008010B8" w:rsidRDefault="008010B8" w:rsidP="008010B8">
      <w:pPr>
        <w:pStyle w:val="ae"/>
        <w:numPr>
          <w:ilvl w:val="0"/>
          <w:numId w:val="53"/>
        </w:numPr>
        <w:spacing w:line="360" w:lineRule="auto"/>
        <w:jc w:val="left"/>
        <w:rPr>
          <w:ins w:id="55" w:author="BPC" w:date="2015-09-09T17:38:00Z"/>
        </w:rPr>
      </w:pPr>
      <w:ins w:id="56" w:author="BPC" w:date="2015-09-09T17:38:00Z">
        <w:r>
          <w:t>TM</w:t>
        </w:r>
      </w:ins>
      <w:ins w:id="57" w:author="BPC" w:date="2015-09-09T17:39:00Z">
        <w:r>
          <w:t>9</w:t>
        </w:r>
      </w:ins>
      <w:ins w:id="58" w:author="BPC" w:date="2015-09-09T17:38:00Z">
        <w:r>
          <w:t xml:space="preserve"> process checks new records in TM</w:t>
        </w:r>
      </w:ins>
      <w:ins w:id="59" w:author="BPC" w:date="2015-09-09T17:39:00Z">
        <w:r>
          <w:t>9</w:t>
        </w:r>
      </w:ins>
      <w:ins w:id="60" w:author="BPC" w:date="2015-09-09T17:38:00Z">
        <w:r>
          <w:t xml:space="preserve"> table by scheduler</w:t>
        </w:r>
      </w:ins>
    </w:p>
    <w:p w:rsidR="008010B8" w:rsidRDefault="008010B8" w:rsidP="008010B8">
      <w:pPr>
        <w:pStyle w:val="ae"/>
        <w:numPr>
          <w:ilvl w:val="0"/>
          <w:numId w:val="53"/>
        </w:numPr>
        <w:spacing w:line="360" w:lineRule="auto"/>
        <w:jc w:val="left"/>
        <w:rPr>
          <w:ins w:id="61" w:author="BPC" w:date="2015-09-09T17:38:00Z"/>
        </w:rPr>
      </w:pPr>
      <w:ins w:id="62" w:author="BPC" w:date="2015-09-09T17:38:00Z">
        <w:r>
          <w:t xml:space="preserve">If table contains new records, then module starts </w:t>
        </w:r>
      </w:ins>
      <w:ins w:id="63" w:author="BPC" w:date="2015-09-09T17:39:00Z">
        <w:r>
          <w:t>record</w:t>
        </w:r>
      </w:ins>
      <w:ins w:id="64" w:author="BPC" w:date="2015-09-09T17:38:00Z">
        <w:r>
          <w:t xml:space="preserve"> processing.</w:t>
        </w:r>
      </w:ins>
    </w:p>
    <w:p w:rsidR="008010B8" w:rsidRDefault="008010B8" w:rsidP="008010B8">
      <w:pPr>
        <w:pStyle w:val="ae"/>
        <w:numPr>
          <w:ilvl w:val="0"/>
          <w:numId w:val="53"/>
        </w:numPr>
        <w:spacing w:line="360" w:lineRule="auto"/>
        <w:jc w:val="left"/>
        <w:rPr>
          <w:ins w:id="65" w:author="BPC" w:date="2015-09-09T17:38:00Z"/>
        </w:rPr>
      </w:pPr>
      <w:ins w:id="66" w:author="BPC" w:date="2015-09-09T17:40:00Z">
        <w:r>
          <w:t>Join TM9 and TMA record</w:t>
        </w:r>
      </w:ins>
      <w:ins w:id="67" w:author="BPC" w:date="2015-09-09T17:38:00Z">
        <w:r>
          <w:t>.</w:t>
        </w:r>
      </w:ins>
      <w:ins w:id="68" w:author="BPC" w:date="2015-09-09T17:40:00Z">
        <w:r>
          <w:t xml:space="preserve"> </w:t>
        </w:r>
      </w:ins>
      <w:ins w:id="69" w:author="BPC" w:date="2015-09-09T17:41:00Z">
        <w:r>
          <w:t>If TMA record was successfully joined, then sets status “PROCESSING”</w:t>
        </w:r>
      </w:ins>
    </w:p>
    <w:p w:rsidR="008010B8" w:rsidRDefault="008010B8" w:rsidP="008010B8">
      <w:pPr>
        <w:pStyle w:val="ae"/>
        <w:numPr>
          <w:ilvl w:val="0"/>
          <w:numId w:val="53"/>
        </w:numPr>
        <w:spacing w:line="360" w:lineRule="auto"/>
        <w:jc w:val="left"/>
        <w:rPr>
          <w:ins w:id="70" w:author="BPC" w:date="2015-09-09T17:38:00Z"/>
        </w:rPr>
      </w:pPr>
      <w:ins w:id="71" w:author="BPC" w:date="2015-09-09T17:41:00Z">
        <w:r>
          <w:t xml:space="preserve">TM9+TMA record must be processed as usual TMA record in TMA processing part, started from </w:t>
        </w:r>
      </w:ins>
      <w:ins w:id="72" w:author="BPC" w:date="2015-09-09T17:42:00Z">
        <w:r>
          <w:t>paragraph</w:t>
        </w:r>
      </w:ins>
      <w:ins w:id="73" w:author="BPC" w:date="2015-09-09T17:41:00Z">
        <w:r>
          <w:t xml:space="preserve"> 5.</w:t>
        </w:r>
      </w:ins>
    </w:p>
    <w:p w:rsidR="008010B8" w:rsidRDefault="008010B8">
      <w:pPr>
        <w:pStyle w:val="ae"/>
        <w:numPr>
          <w:ilvl w:val="0"/>
          <w:numId w:val="53"/>
        </w:numPr>
        <w:spacing w:line="360" w:lineRule="auto"/>
        <w:jc w:val="left"/>
        <w:pPrChange w:id="74" w:author="BPC" w:date="2015-09-09T17:38:00Z">
          <w:pPr>
            <w:spacing w:line="360" w:lineRule="auto"/>
          </w:pPr>
        </w:pPrChange>
      </w:pPr>
      <w:ins w:id="75" w:author="BPC" w:date="2015-09-09T17:38:00Z">
        <w:r>
          <w:t>Use-case ends.</w:t>
        </w:r>
      </w:ins>
    </w:p>
    <w:p w:rsidR="008907B1" w:rsidRDefault="008907B1">
      <w:pPr>
        <w:rPr>
          <w:ins w:id="76" w:author="BPC" w:date="2015-09-15T15:01:00Z"/>
        </w:rPr>
        <w:pPrChange w:id="77" w:author="BPC" w:date="2015-09-15T15:01:00Z">
          <w:pPr>
            <w:pStyle w:val="BPC3Heading2"/>
          </w:pPr>
        </w:pPrChange>
      </w:pPr>
      <w:bookmarkStart w:id="78" w:name="_Toc417034558"/>
    </w:p>
    <w:p w:rsidR="008907B1" w:rsidRDefault="008907B1" w:rsidP="006F1F2B">
      <w:pPr>
        <w:spacing w:line="360" w:lineRule="auto"/>
        <w:rPr>
          <w:ins w:id="79" w:author="BPC" w:date="2015-09-15T15:01:00Z"/>
        </w:rPr>
      </w:pPr>
    </w:p>
    <w:p w:rsidR="008907B1" w:rsidRDefault="008907B1" w:rsidP="006F1F2B">
      <w:pPr>
        <w:rPr>
          <w:ins w:id="80" w:author="BPC" w:date="2015-09-15T15:01:00Z"/>
        </w:rPr>
      </w:pPr>
    </w:p>
    <w:p w:rsidR="00CA278A" w:rsidRDefault="00720B03">
      <w:pPr>
        <w:pStyle w:val="BPC3Heading2"/>
      </w:pPr>
      <w:r>
        <w:t xml:space="preserve">GUI use case of </w:t>
      </w:r>
      <w:r w:rsidR="00705A3F">
        <w:t>TMA/TMT module</w:t>
      </w:r>
      <w:r>
        <w:t xml:space="preserve"> functionality</w:t>
      </w:r>
      <w:bookmarkEnd w:id="35"/>
      <w:bookmarkEnd w:id="78"/>
    </w:p>
    <w:p w:rsidR="00CA278A" w:rsidRPr="00720B03" w:rsidRDefault="00CA278A" w:rsidP="007A504F">
      <w:r w:rsidRPr="00720B03">
        <w:object w:dxaOrig="4099" w:dyaOrig="1798">
          <v:shape id="_x0000_i1027" type="#_x0000_t75" style="width:204.75pt;height:89.25pt" o:ole="">
            <v:imagedata r:id="rId17" o:title=""/>
          </v:shape>
          <o:OLEObject Type="Embed" ProgID="Visio.Drawing.11" ShapeID="_x0000_i1027" DrawAspect="Content" ObjectID="_1505559990" r:id="rId18"/>
        </w:object>
      </w:r>
    </w:p>
    <w:p w:rsidR="007A504F" w:rsidRDefault="00CA278A" w:rsidP="008010B8">
      <w:pPr>
        <w:pStyle w:val="BPC3Heading3"/>
      </w:pPr>
      <w:bookmarkStart w:id="81" w:name="_Toc417034559"/>
      <w:r>
        <w:lastRenderedPageBreak/>
        <w:t>Audit</w:t>
      </w:r>
      <w:bookmarkEnd w:id="81"/>
    </w:p>
    <w:p w:rsidR="00CA278A" w:rsidRDefault="00CA278A" w:rsidP="00C456D4">
      <w:pPr>
        <w:pStyle w:val="BPC3Heading3"/>
      </w:pPr>
      <w:bookmarkStart w:id="82" w:name="_Toc417034560"/>
      <w:r>
        <w:t>Incident Manager</w:t>
      </w:r>
      <w:bookmarkEnd w:id="82"/>
    </w:p>
    <w:p w:rsidR="00CA278A" w:rsidRDefault="00CA278A" w:rsidP="00C456D4">
      <w:pPr>
        <w:pStyle w:val="BPC3Heading3"/>
      </w:pPr>
      <w:bookmarkStart w:id="83" w:name="_Toc417034561"/>
      <w:r>
        <w:t>Manual transaction processing</w:t>
      </w:r>
      <w:bookmarkEnd w:id="83"/>
    </w:p>
    <w:p w:rsidR="0026751B" w:rsidRDefault="0026751B" w:rsidP="0026751B">
      <w:pPr>
        <w:spacing w:line="360" w:lineRule="auto"/>
      </w:pPr>
      <w:bookmarkStart w:id="84" w:name="_Toc415566355"/>
    </w:p>
    <w:p w:rsidR="0026751B" w:rsidRDefault="0026751B" w:rsidP="0026751B">
      <w:pPr>
        <w:spacing w:line="360" w:lineRule="auto"/>
        <w:rPr>
          <w:b/>
        </w:rPr>
      </w:pPr>
      <w:r>
        <w:rPr>
          <w:b/>
        </w:rPr>
        <w:t>Actors:</w:t>
      </w:r>
    </w:p>
    <w:p w:rsidR="0026751B" w:rsidRDefault="00A270AC" w:rsidP="0026751B">
      <w:pPr>
        <w:spacing w:line="360" w:lineRule="auto"/>
      </w:pPr>
      <w:r>
        <w:t>GUI Form “Incident manager”</w:t>
      </w:r>
    </w:p>
    <w:p w:rsidR="00B66C38" w:rsidRDefault="00B66C38" w:rsidP="0026751B">
      <w:pPr>
        <w:spacing w:line="360" w:lineRule="auto"/>
      </w:pPr>
    </w:p>
    <w:p w:rsidR="0026751B" w:rsidRDefault="00C12E42" w:rsidP="0026751B">
      <w:pPr>
        <w:spacing w:line="360" w:lineRule="auto"/>
      </w:pPr>
      <w:del w:id="85" w:author="BPC" w:date="2015-09-15T14:55:00Z">
        <w:r w:rsidDel="00C405EF">
          <w:delText>SVNG</w:delText>
        </w:r>
      </w:del>
      <w:ins w:id="86" w:author="BPC" w:date="2015-09-15T14:55:00Z">
        <w:r w:rsidR="00C405EF">
          <w:t>SV2</w:t>
        </w:r>
      </w:ins>
      <w:r w:rsidR="0026751B">
        <w:t>, Reconciliation module – data consumer</w:t>
      </w:r>
    </w:p>
    <w:p w:rsidR="0026751B" w:rsidRDefault="0026751B" w:rsidP="0026751B">
      <w:pPr>
        <w:spacing w:line="360" w:lineRule="auto"/>
        <w:rPr>
          <w:b/>
        </w:rPr>
      </w:pPr>
      <w:r>
        <w:rPr>
          <w:b/>
        </w:rPr>
        <w:t>Pre-conditions:</w:t>
      </w:r>
    </w:p>
    <w:p w:rsidR="0026751B" w:rsidRDefault="00C7282E" w:rsidP="0026751B">
      <w:pPr>
        <w:spacing w:line="360" w:lineRule="auto"/>
      </w:pPr>
      <w:r>
        <w:t>Record with status “</w:t>
      </w:r>
      <w:r w:rsidR="00B13BF2">
        <w:t>ERROR</w:t>
      </w:r>
      <w:r>
        <w:t>”</w:t>
      </w:r>
      <w:ins w:id="87" w:author="BPC" w:date="2015-09-15T14:55:00Z">
        <w:r w:rsidR="00607BA7">
          <w:t xml:space="preserve"> </w:t>
        </w:r>
        <w:r w:rsidR="00B83B48">
          <w:t>has been</w:t>
        </w:r>
      </w:ins>
      <w:r>
        <w:t xml:space="preserve"> received</w:t>
      </w:r>
    </w:p>
    <w:p w:rsidR="0026751B" w:rsidRDefault="0026751B" w:rsidP="0026751B">
      <w:pPr>
        <w:spacing w:line="360" w:lineRule="auto"/>
        <w:rPr>
          <w:b/>
        </w:rPr>
      </w:pPr>
      <w:r>
        <w:rPr>
          <w:b/>
        </w:rPr>
        <w:t>Post-conditions:</w:t>
      </w:r>
    </w:p>
    <w:p w:rsidR="0026751B" w:rsidRDefault="00C7282E" w:rsidP="0026751B">
      <w:pPr>
        <w:spacing w:line="360" w:lineRule="auto"/>
      </w:pPr>
      <w:r>
        <w:t>Record sen</w:t>
      </w:r>
      <w:r w:rsidR="003D03D2">
        <w:t>t</w:t>
      </w:r>
      <w:r>
        <w:t xml:space="preserve"> </w:t>
      </w:r>
      <w:r w:rsidR="003D03D2">
        <w:t>for</w:t>
      </w:r>
      <w:r>
        <w:t xml:space="preserve"> reconciliation</w:t>
      </w:r>
    </w:p>
    <w:p w:rsidR="0026751B" w:rsidRDefault="0026751B" w:rsidP="0026751B">
      <w:pPr>
        <w:spacing w:line="360" w:lineRule="auto"/>
        <w:rPr>
          <w:b/>
        </w:rPr>
      </w:pPr>
      <w:r>
        <w:rPr>
          <w:b/>
        </w:rPr>
        <w:t>Event flow:</w:t>
      </w:r>
    </w:p>
    <w:p w:rsidR="0026751B" w:rsidRDefault="00B13BF2" w:rsidP="0026751B">
      <w:pPr>
        <w:pStyle w:val="ae"/>
        <w:numPr>
          <w:ilvl w:val="0"/>
          <w:numId w:val="42"/>
        </w:numPr>
        <w:spacing w:line="360" w:lineRule="auto"/>
        <w:jc w:val="left"/>
      </w:pPr>
      <w:r>
        <w:t>User checks records with status “ERROR”</w:t>
      </w:r>
    </w:p>
    <w:p w:rsidR="00B13BF2" w:rsidRDefault="00B13BF2" w:rsidP="0026751B">
      <w:pPr>
        <w:pStyle w:val="ae"/>
        <w:numPr>
          <w:ilvl w:val="0"/>
          <w:numId w:val="42"/>
        </w:numPr>
        <w:spacing w:line="360" w:lineRule="auto"/>
        <w:jc w:val="left"/>
      </w:pPr>
      <w:r>
        <w:t>User selects necessary record and click button “Edit and resend”</w:t>
      </w:r>
    </w:p>
    <w:p w:rsidR="00B13BF2" w:rsidRDefault="00B13BF2" w:rsidP="0026751B">
      <w:pPr>
        <w:pStyle w:val="ae"/>
        <w:numPr>
          <w:ilvl w:val="0"/>
          <w:numId w:val="42"/>
        </w:numPr>
        <w:spacing w:line="360" w:lineRule="auto"/>
        <w:jc w:val="left"/>
      </w:pPr>
      <w:r>
        <w:t>“Edit record” form is opened.</w:t>
      </w:r>
    </w:p>
    <w:p w:rsidR="00B13BF2" w:rsidRDefault="00B13BF2" w:rsidP="0026751B">
      <w:pPr>
        <w:pStyle w:val="ae"/>
        <w:numPr>
          <w:ilvl w:val="0"/>
          <w:numId w:val="42"/>
        </w:numPr>
        <w:spacing w:line="360" w:lineRule="auto"/>
        <w:jc w:val="left"/>
      </w:pPr>
      <w:r>
        <w:t>User edits current record and click button “Resend”</w:t>
      </w:r>
    </w:p>
    <w:p w:rsidR="00B13BF2" w:rsidRDefault="00B13BF2" w:rsidP="0026751B">
      <w:pPr>
        <w:pStyle w:val="ae"/>
        <w:numPr>
          <w:ilvl w:val="0"/>
          <w:numId w:val="42"/>
        </w:numPr>
        <w:spacing w:line="360" w:lineRule="auto"/>
        <w:jc w:val="left"/>
      </w:pPr>
      <w:r>
        <w:t>Flag “MANUALLY_RESEND” stored in database</w:t>
      </w:r>
    </w:p>
    <w:p w:rsidR="001F394F" w:rsidRDefault="00B13BF2" w:rsidP="0026751B">
      <w:pPr>
        <w:pStyle w:val="ae"/>
        <w:numPr>
          <w:ilvl w:val="0"/>
          <w:numId w:val="42"/>
        </w:numPr>
        <w:spacing w:line="360" w:lineRule="auto"/>
        <w:jc w:val="left"/>
      </w:pPr>
      <w:r>
        <w:t>TMA process starts.</w:t>
      </w:r>
    </w:p>
    <w:p w:rsidR="001F394F" w:rsidRDefault="001F394F" w:rsidP="002A16B9">
      <w:pPr>
        <w:spacing w:line="360" w:lineRule="auto"/>
        <w:jc w:val="left"/>
      </w:pPr>
      <w:bookmarkStart w:id="88" w:name="_Toc415566358"/>
      <w:bookmarkStart w:id="89" w:name="_Toc417034565"/>
      <w:bookmarkEnd w:id="84"/>
    </w:p>
    <w:p w:rsidR="00607BA7" w:rsidRDefault="00607BA7" w:rsidP="00607BA7">
      <w:pPr>
        <w:spacing w:line="360" w:lineRule="auto"/>
        <w:rPr>
          <w:ins w:id="90" w:author="BPC" w:date="2015-09-15T14:55:00Z"/>
        </w:rPr>
      </w:pPr>
      <w:ins w:id="91" w:author="BPC" w:date="2015-09-15T14:55:00Z">
        <w:r>
          <w:t>SV2, Reconciliation module – data consumer</w:t>
        </w:r>
      </w:ins>
    </w:p>
    <w:p w:rsidR="00607BA7" w:rsidRDefault="00607BA7" w:rsidP="00607BA7">
      <w:pPr>
        <w:spacing w:line="360" w:lineRule="auto"/>
        <w:rPr>
          <w:ins w:id="92" w:author="BPC" w:date="2015-09-15T14:55:00Z"/>
          <w:b/>
        </w:rPr>
      </w:pPr>
      <w:ins w:id="93" w:author="BPC" w:date="2015-09-15T14:55:00Z">
        <w:r>
          <w:rPr>
            <w:b/>
          </w:rPr>
          <w:t>Pre-conditions:</w:t>
        </w:r>
      </w:ins>
    </w:p>
    <w:p w:rsidR="00607BA7" w:rsidRDefault="0064030A" w:rsidP="00607BA7">
      <w:pPr>
        <w:spacing w:line="360" w:lineRule="auto"/>
        <w:rPr>
          <w:ins w:id="94" w:author="BPC" w:date="2015-09-15T14:55:00Z"/>
        </w:rPr>
      </w:pPr>
      <w:ins w:id="95" w:author="BPC" w:date="2015-09-15T14:56:00Z">
        <w:r>
          <w:t>New record has been registered in GUI</w:t>
        </w:r>
      </w:ins>
    </w:p>
    <w:p w:rsidR="00607BA7" w:rsidRDefault="00607BA7" w:rsidP="00607BA7">
      <w:pPr>
        <w:spacing w:line="360" w:lineRule="auto"/>
        <w:rPr>
          <w:ins w:id="96" w:author="BPC" w:date="2015-09-15T14:55:00Z"/>
          <w:b/>
        </w:rPr>
      </w:pPr>
      <w:ins w:id="97" w:author="BPC" w:date="2015-09-15T14:55:00Z">
        <w:r>
          <w:rPr>
            <w:b/>
          </w:rPr>
          <w:t>Post-conditions:</w:t>
        </w:r>
      </w:ins>
    </w:p>
    <w:p w:rsidR="00607BA7" w:rsidRDefault="00607BA7" w:rsidP="00607BA7">
      <w:pPr>
        <w:spacing w:line="360" w:lineRule="auto"/>
        <w:rPr>
          <w:ins w:id="98" w:author="BPC" w:date="2015-09-15T14:55:00Z"/>
        </w:rPr>
      </w:pPr>
      <w:ins w:id="99" w:author="BPC" w:date="2015-09-15T14:55:00Z">
        <w:r>
          <w:t>Record sent for reconciliation</w:t>
        </w:r>
      </w:ins>
    </w:p>
    <w:p w:rsidR="00607BA7" w:rsidRDefault="00607BA7" w:rsidP="00607BA7">
      <w:pPr>
        <w:spacing w:line="360" w:lineRule="auto"/>
        <w:rPr>
          <w:ins w:id="100" w:author="BPC" w:date="2015-09-15T14:55:00Z"/>
          <w:b/>
        </w:rPr>
      </w:pPr>
      <w:ins w:id="101" w:author="BPC" w:date="2015-09-15T14:55:00Z">
        <w:r>
          <w:rPr>
            <w:b/>
          </w:rPr>
          <w:t>Event flow:</w:t>
        </w:r>
      </w:ins>
    </w:p>
    <w:p w:rsidR="00607BA7" w:rsidRDefault="00607BA7" w:rsidP="003B7528">
      <w:pPr>
        <w:pStyle w:val="ae"/>
        <w:numPr>
          <w:ilvl w:val="0"/>
          <w:numId w:val="61"/>
        </w:numPr>
        <w:spacing w:line="360" w:lineRule="auto"/>
        <w:jc w:val="left"/>
        <w:rPr>
          <w:ins w:id="102" w:author="BPC" w:date="2015-09-15T14:55:00Z"/>
        </w:rPr>
      </w:pPr>
      <w:ins w:id="103" w:author="BPC" w:date="2015-09-15T14:55:00Z">
        <w:r>
          <w:t xml:space="preserve">User </w:t>
        </w:r>
      </w:ins>
      <w:ins w:id="104" w:author="BPC" w:date="2015-09-15T14:56:00Z">
        <w:r w:rsidR="0064030A">
          <w:t>register</w:t>
        </w:r>
      </w:ins>
      <w:ins w:id="105" w:author="BPC" w:date="2015-09-15T14:57:00Z">
        <w:r w:rsidR="003B7528">
          <w:t>s</w:t>
        </w:r>
      </w:ins>
      <w:ins w:id="106" w:author="BPC" w:date="2015-09-15T14:56:00Z">
        <w:r w:rsidR="0064030A">
          <w:t xml:space="preserve"> new transaction in UI.</w:t>
        </w:r>
      </w:ins>
    </w:p>
    <w:p w:rsidR="00607BA7" w:rsidRDefault="00607BA7" w:rsidP="00607BA7">
      <w:pPr>
        <w:pStyle w:val="ae"/>
        <w:numPr>
          <w:ilvl w:val="0"/>
          <w:numId w:val="61"/>
        </w:numPr>
        <w:spacing w:line="360" w:lineRule="auto"/>
        <w:jc w:val="left"/>
        <w:rPr>
          <w:ins w:id="107" w:author="BPC" w:date="2015-09-15T14:55:00Z"/>
        </w:rPr>
      </w:pPr>
      <w:ins w:id="108" w:author="BPC" w:date="2015-09-15T14:55:00Z">
        <w:r>
          <w:t>“</w:t>
        </w:r>
      </w:ins>
      <w:ins w:id="109" w:author="BPC" w:date="2015-09-15T14:57:00Z">
        <w:r w:rsidR="0064030A">
          <w:t>Create</w:t>
        </w:r>
      </w:ins>
      <w:ins w:id="110" w:author="BPC" w:date="2015-09-15T14:55:00Z">
        <w:r>
          <w:t xml:space="preserve"> record” form is opened.</w:t>
        </w:r>
      </w:ins>
    </w:p>
    <w:p w:rsidR="00607BA7" w:rsidRDefault="00607BA7" w:rsidP="00607BA7">
      <w:pPr>
        <w:pStyle w:val="ae"/>
        <w:numPr>
          <w:ilvl w:val="0"/>
          <w:numId w:val="61"/>
        </w:numPr>
        <w:spacing w:line="360" w:lineRule="auto"/>
        <w:jc w:val="left"/>
        <w:rPr>
          <w:ins w:id="111" w:author="BPC" w:date="2015-09-15T14:55:00Z"/>
        </w:rPr>
      </w:pPr>
      <w:ins w:id="112" w:author="BPC" w:date="2015-09-15T14:55:00Z">
        <w:r>
          <w:t xml:space="preserve">User </w:t>
        </w:r>
      </w:ins>
      <w:ins w:id="113" w:author="BPC" w:date="2015-09-15T14:58:00Z">
        <w:r w:rsidR="005706F1">
          <w:t>create new</w:t>
        </w:r>
      </w:ins>
      <w:ins w:id="114" w:author="BPC" w:date="2015-09-15T14:55:00Z">
        <w:r>
          <w:t xml:space="preserve"> record and click button “</w:t>
        </w:r>
      </w:ins>
      <w:ins w:id="115" w:author="BPC" w:date="2015-09-15T14:57:00Z">
        <w:r w:rsidR="0064030A">
          <w:t>S</w:t>
        </w:r>
      </w:ins>
      <w:ins w:id="116" w:author="BPC" w:date="2015-09-15T14:55:00Z">
        <w:r>
          <w:t>end”</w:t>
        </w:r>
      </w:ins>
    </w:p>
    <w:p w:rsidR="00607BA7" w:rsidRDefault="00607BA7" w:rsidP="00607BA7">
      <w:pPr>
        <w:pStyle w:val="ae"/>
        <w:numPr>
          <w:ilvl w:val="0"/>
          <w:numId w:val="61"/>
        </w:numPr>
        <w:spacing w:line="360" w:lineRule="auto"/>
        <w:jc w:val="left"/>
        <w:rPr>
          <w:ins w:id="117" w:author="BPC" w:date="2015-09-15T14:55:00Z"/>
        </w:rPr>
      </w:pPr>
      <w:ins w:id="118" w:author="BPC" w:date="2015-09-15T14:55:00Z">
        <w:r>
          <w:t>Flag “MANUALLY_RESEND” stored in database</w:t>
        </w:r>
      </w:ins>
    </w:p>
    <w:p w:rsidR="00607BA7" w:rsidRDefault="00607BA7" w:rsidP="00607BA7">
      <w:pPr>
        <w:pStyle w:val="ae"/>
        <w:numPr>
          <w:ilvl w:val="0"/>
          <w:numId w:val="61"/>
        </w:numPr>
        <w:spacing w:line="360" w:lineRule="auto"/>
        <w:jc w:val="left"/>
        <w:rPr>
          <w:ins w:id="119" w:author="BPC" w:date="2015-09-15T14:55:00Z"/>
        </w:rPr>
      </w:pPr>
      <w:ins w:id="120" w:author="BPC" w:date="2015-09-15T14:55:00Z">
        <w:r>
          <w:lastRenderedPageBreak/>
          <w:t>TMA process starts.</w:t>
        </w:r>
      </w:ins>
    </w:p>
    <w:p w:rsidR="001F394F" w:rsidRDefault="001F394F" w:rsidP="002A16B9">
      <w:pPr>
        <w:spacing w:line="360" w:lineRule="auto"/>
        <w:jc w:val="left"/>
      </w:pPr>
    </w:p>
    <w:p w:rsidR="005706F1" w:rsidRDefault="005706F1" w:rsidP="005706F1">
      <w:pPr>
        <w:spacing w:line="360" w:lineRule="auto"/>
        <w:rPr>
          <w:ins w:id="121" w:author="BPC" w:date="2015-09-15T14:57:00Z"/>
        </w:rPr>
      </w:pPr>
      <w:ins w:id="122" w:author="BPC" w:date="2015-09-15T14:57:00Z">
        <w:r>
          <w:t>SV2, Reconciliation module – data consumer</w:t>
        </w:r>
      </w:ins>
    </w:p>
    <w:p w:rsidR="005706F1" w:rsidRDefault="005706F1" w:rsidP="005706F1">
      <w:pPr>
        <w:spacing w:line="360" w:lineRule="auto"/>
        <w:rPr>
          <w:ins w:id="123" w:author="BPC" w:date="2015-09-15T14:57:00Z"/>
          <w:b/>
        </w:rPr>
      </w:pPr>
      <w:ins w:id="124" w:author="BPC" w:date="2015-09-15T14:57:00Z">
        <w:r>
          <w:rPr>
            <w:b/>
          </w:rPr>
          <w:t>Pre-conditions:</w:t>
        </w:r>
      </w:ins>
    </w:p>
    <w:p w:rsidR="005706F1" w:rsidRDefault="005706F1" w:rsidP="005706F1">
      <w:pPr>
        <w:spacing w:line="360" w:lineRule="auto"/>
        <w:rPr>
          <w:ins w:id="125" w:author="BPC" w:date="2015-09-15T14:57:00Z"/>
        </w:rPr>
      </w:pPr>
      <w:ins w:id="126" w:author="BPC" w:date="2015-09-15T14:57:00Z">
        <w:r>
          <w:t>New total has been registered in GUI</w:t>
        </w:r>
      </w:ins>
    </w:p>
    <w:p w:rsidR="005706F1" w:rsidRDefault="005706F1" w:rsidP="005706F1">
      <w:pPr>
        <w:spacing w:line="360" w:lineRule="auto"/>
        <w:rPr>
          <w:ins w:id="127" w:author="BPC" w:date="2015-09-15T14:57:00Z"/>
          <w:b/>
        </w:rPr>
      </w:pPr>
      <w:ins w:id="128" w:author="BPC" w:date="2015-09-15T14:57:00Z">
        <w:r>
          <w:rPr>
            <w:b/>
          </w:rPr>
          <w:t>Post-conditions:</w:t>
        </w:r>
      </w:ins>
    </w:p>
    <w:p w:rsidR="005706F1" w:rsidRDefault="005706F1" w:rsidP="005706F1">
      <w:pPr>
        <w:spacing w:line="360" w:lineRule="auto"/>
        <w:rPr>
          <w:ins w:id="129" w:author="BPC" w:date="2015-09-15T14:57:00Z"/>
        </w:rPr>
      </w:pPr>
      <w:ins w:id="130" w:author="BPC" w:date="2015-09-15T14:58:00Z">
        <w:r>
          <w:t xml:space="preserve">New total value </w:t>
        </w:r>
      </w:ins>
      <w:ins w:id="131" w:author="BPC" w:date="2015-09-15T15:43:00Z">
        <w:r w:rsidR="0060050C">
          <w:t>sent for processing</w:t>
        </w:r>
      </w:ins>
    </w:p>
    <w:p w:rsidR="005706F1" w:rsidRDefault="005706F1" w:rsidP="005706F1">
      <w:pPr>
        <w:spacing w:line="360" w:lineRule="auto"/>
        <w:rPr>
          <w:ins w:id="132" w:author="BPC" w:date="2015-09-15T14:57:00Z"/>
          <w:b/>
        </w:rPr>
      </w:pPr>
      <w:ins w:id="133" w:author="BPC" w:date="2015-09-15T14:57:00Z">
        <w:r>
          <w:rPr>
            <w:b/>
          </w:rPr>
          <w:t>Event flow:</w:t>
        </w:r>
      </w:ins>
    </w:p>
    <w:p w:rsidR="005706F1" w:rsidRDefault="005706F1" w:rsidP="005706F1">
      <w:pPr>
        <w:pStyle w:val="ae"/>
        <w:numPr>
          <w:ilvl w:val="0"/>
          <w:numId w:val="62"/>
        </w:numPr>
        <w:spacing w:line="360" w:lineRule="auto"/>
        <w:jc w:val="left"/>
        <w:rPr>
          <w:ins w:id="134" w:author="BPC" w:date="2015-09-15T14:57:00Z"/>
        </w:rPr>
      </w:pPr>
      <w:ins w:id="135" w:author="BPC" w:date="2015-09-15T14:57:00Z">
        <w:r>
          <w:t xml:space="preserve">User registers new </w:t>
        </w:r>
      </w:ins>
      <w:ins w:id="136" w:author="BPC" w:date="2015-09-15T14:58:00Z">
        <w:r>
          <w:t>total</w:t>
        </w:r>
      </w:ins>
      <w:ins w:id="137" w:author="BPC" w:date="2015-09-15T14:57:00Z">
        <w:r>
          <w:t xml:space="preserve"> in UI.</w:t>
        </w:r>
      </w:ins>
    </w:p>
    <w:p w:rsidR="005706F1" w:rsidRDefault="005706F1" w:rsidP="005706F1">
      <w:pPr>
        <w:pStyle w:val="ae"/>
        <w:numPr>
          <w:ilvl w:val="0"/>
          <w:numId w:val="62"/>
        </w:numPr>
        <w:spacing w:line="360" w:lineRule="auto"/>
        <w:jc w:val="left"/>
        <w:rPr>
          <w:ins w:id="138" w:author="BPC" w:date="2015-09-15T14:57:00Z"/>
        </w:rPr>
      </w:pPr>
      <w:ins w:id="139" w:author="BPC" w:date="2015-09-15T14:57:00Z">
        <w:r>
          <w:t xml:space="preserve">“Create </w:t>
        </w:r>
      </w:ins>
      <w:ins w:id="140" w:author="BPC" w:date="2015-09-15T14:58:00Z">
        <w:r>
          <w:t>total</w:t>
        </w:r>
      </w:ins>
      <w:ins w:id="141" w:author="BPC" w:date="2015-09-15T14:57:00Z">
        <w:r>
          <w:t>” form is opened.</w:t>
        </w:r>
      </w:ins>
    </w:p>
    <w:p w:rsidR="005706F1" w:rsidRDefault="005706F1" w:rsidP="005706F1">
      <w:pPr>
        <w:pStyle w:val="ae"/>
        <w:numPr>
          <w:ilvl w:val="0"/>
          <w:numId w:val="62"/>
        </w:numPr>
        <w:spacing w:line="360" w:lineRule="auto"/>
        <w:jc w:val="left"/>
        <w:rPr>
          <w:ins w:id="142" w:author="BPC" w:date="2015-09-15T14:57:00Z"/>
        </w:rPr>
      </w:pPr>
      <w:ins w:id="143" w:author="BPC" w:date="2015-09-15T14:57:00Z">
        <w:r>
          <w:t xml:space="preserve">User </w:t>
        </w:r>
      </w:ins>
      <w:ins w:id="144" w:author="BPC" w:date="2015-09-15T14:58:00Z">
        <w:r>
          <w:t>create total</w:t>
        </w:r>
      </w:ins>
      <w:ins w:id="145" w:author="BPC" w:date="2015-09-15T14:57:00Z">
        <w:r>
          <w:t xml:space="preserve"> and click button “Send”</w:t>
        </w:r>
      </w:ins>
    </w:p>
    <w:p w:rsidR="005706F1" w:rsidRDefault="005706F1" w:rsidP="005706F1">
      <w:pPr>
        <w:pStyle w:val="ae"/>
        <w:numPr>
          <w:ilvl w:val="0"/>
          <w:numId w:val="62"/>
        </w:numPr>
        <w:spacing w:line="360" w:lineRule="auto"/>
        <w:jc w:val="left"/>
        <w:rPr>
          <w:ins w:id="146" w:author="BPC" w:date="2015-09-15T14:57:00Z"/>
        </w:rPr>
      </w:pPr>
      <w:ins w:id="147" w:author="BPC" w:date="2015-09-15T14:57:00Z">
        <w:r>
          <w:t>TM</w:t>
        </w:r>
      </w:ins>
      <w:ins w:id="148" w:author="BPC" w:date="2015-09-15T14:58:00Z">
        <w:r>
          <w:t>T</w:t>
        </w:r>
      </w:ins>
      <w:ins w:id="149" w:author="BPC" w:date="2015-09-15T14:57:00Z">
        <w:r>
          <w:t xml:space="preserve"> process starts.</w:t>
        </w:r>
      </w:ins>
    </w:p>
    <w:p w:rsidR="001F394F" w:rsidRDefault="001F394F" w:rsidP="002A16B9">
      <w:pPr>
        <w:spacing w:line="360" w:lineRule="auto"/>
        <w:jc w:val="left"/>
      </w:pPr>
    </w:p>
    <w:p w:rsidR="008C4AE9" w:rsidRDefault="008C4AE9" w:rsidP="008C4AE9">
      <w:pPr>
        <w:spacing w:line="360" w:lineRule="auto"/>
        <w:rPr>
          <w:ins w:id="150" w:author="BPC" w:date="2015-09-15T14:58:00Z"/>
        </w:rPr>
      </w:pPr>
      <w:ins w:id="151" w:author="BPC" w:date="2015-09-15T14:58:00Z">
        <w:r>
          <w:t>SV2, Reconciliation module – data consumer</w:t>
        </w:r>
      </w:ins>
    </w:p>
    <w:p w:rsidR="008C4AE9" w:rsidRDefault="008C4AE9" w:rsidP="008C4AE9">
      <w:pPr>
        <w:spacing w:line="360" w:lineRule="auto"/>
        <w:rPr>
          <w:ins w:id="152" w:author="BPC" w:date="2015-09-15T14:58:00Z"/>
          <w:b/>
        </w:rPr>
      </w:pPr>
      <w:ins w:id="153" w:author="BPC" w:date="2015-09-15T14:58:00Z">
        <w:r>
          <w:rPr>
            <w:b/>
          </w:rPr>
          <w:t>Pre-conditions:</w:t>
        </w:r>
      </w:ins>
    </w:p>
    <w:p w:rsidR="008C4AE9" w:rsidRDefault="008C4AE9" w:rsidP="008C4AE9">
      <w:pPr>
        <w:spacing w:line="360" w:lineRule="auto"/>
        <w:rPr>
          <w:ins w:id="154" w:author="BPC" w:date="2015-09-15T14:58:00Z"/>
        </w:rPr>
      </w:pPr>
      <w:ins w:id="155" w:author="BPC" w:date="2015-09-15T14:59:00Z">
        <w:r>
          <w:t xml:space="preserve">User clicks button re-close session </w:t>
        </w:r>
      </w:ins>
    </w:p>
    <w:p w:rsidR="008C4AE9" w:rsidRDefault="008C4AE9" w:rsidP="008C4AE9">
      <w:pPr>
        <w:spacing w:line="360" w:lineRule="auto"/>
        <w:rPr>
          <w:ins w:id="156" w:author="BPC" w:date="2015-09-15T14:58:00Z"/>
          <w:b/>
        </w:rPr>
      </w:pPr>
      <w:ins w:id="157" w:author="BPC" w:date="2015-09-15T14:58:00Z">
        <w:r>
          <w:rPr>
            <w:b/>
          </w:rPr>
          <w:t>Post-conditions:</w:t>
        </w:r>
      </w:ins>
    </w:p>
    <w:p w:rsidR="008C4AE9" w:rsidRDefault="008C4AE9" w:rsidP="008C4AE9">
      <w:pPr>
        <w:spacing w:line="360" w:lineRule="auto"/>
        <w:rPr>
          <w:ins w:id="158" w:author="BPC" w:date="2015-09-15T14:58:00Z"/>
        </w:rPr>
      </w:pPr>
      <w:ins w:id="159" w:author="BPC" w:date="2015-09-15T14:59:00Z">
        <w:r>
          <w:t>TMT process is started again</w:t>
        </w:r>
      </w:ins>
    </w:p>
    <w:p w:rsidR="008C4AE9" w:rsidRDefault="008C4AE9" w:rsidP="008C4AE9">
      <w:pPr>
        <w:spacing w:line="360" w:lineRule="auto"/>
        <w:rPr>
          <w:ins w:id="160" w:author="BPC" w:date="2015-09-15T14:58:00Z"/>
          <w:b/>
        </w:rPr>
      </w:pPr>
      <w:ins w:id="161" w:author="BPC" w:date="2015-09-15T14:58:00Z">
        <w:r>
          <w:rPr>
            <w:b/>
          </w:rPr>
          <w:t>Event flow:</w:t>
        </w:r>
      </w:ins>
    </w:p>
    <w:p w:rsidR="008C4AE9" w:rsidRDefault="008C4AE9" w:rsidP="008C4AE9">
      <w:pPr>
        <w:pStyle w:val="ae"/>
        <w:numPr>
          <w:ilvl w:val="0"/>
          <w:numId w:val="63"/>
        </w:numPr>
        <w:spacing w:line="360" w:lineRule="auto"/>
        <w:jc w:val="left"/>
        <w:rPr>
          <w:ins w:id="162" w:author="BPC" w:date="2015-09-15T14:58:00Z"/>
        </w:rPr>
      </w:pPr>
      <w:ins w:id="163" w:author="BPC" w:date="2015-09-15T14:58:00Z">
        <w:r>
          <w:t xml:space="preserve">User </w:t>
        </w:r>
      </w:ins>
      <w:ins w:id="164" w:author="BPC" w:date="2015-09-15T15:00:00Z">
        <w:r>
          <w:t>clicks button</w:t>
        </w:r>
      </w:ins>
      <w:ins w:id="165" w:author="BPC" w:date="2015-09-15T14:58:00Z">
        <w:r>
          <w:t xml:space="preserve"> </w:t>
        </w:r>
      </w:ins>
      <w:ins w:id="166" w:author="BPC" w:date="2015-09-15T15:00:00Z">
        <w:r>
          <w:t xml:space="preserve">“re-close session” </w:t>
        </w:r>
      </w:ins>
      <w:ins w:id="167" w:author="BPC" w:date="2015-09-15T14:58:00Z">
        <w:r>
          <w:t>in UI.</w:t>
        </w:r>
      </w:ins>
    </w:p>
    <w:p w:rsidR="008C4AE9" w:rsidRDefault="008C4AE9" w:rsidP="008C4AE9">
      <w:pPr>
        <w:pStyle w:val="ae"/>
        <w:numPr>
          <w:ilvl w:val="0"/>
          <w:numId w:val="63"/>
        </w:numPr>
        <w:spacing w:line="360" w:lineRule="auto"/>
        <w:jc w:val="left"/>
        <w:rPr>
          <w:ins w:id="168" w:author="BPC" w:date="2015-09-15T14:58:00Z"/>
        </w:rPr>
      </w:pPr>
      <w:ins w:id="169" w:author="BPC" w:date="2015-09-15T14:58:00Z">
        <w:r>
          <w:t>TMT process starts.</w:t>
        </w:r>
      </w:ins>
    </w:p>
    <w:p w:rsidR="001F394F" w:rsidRDefault="001F394F" w:rsidP="002A16B9">
      <w:pPr>
        <w:spacing w:line="360" w:lineRule="auto"/>
        <w:jc w:val="left"/>
      </w:pPr>
    </w:p>
    <w:p w:rsidR="001F394F" w:rsidRPr="001F394F" w:rsidRDefault="001F394F">
      <w:pPr>
        <w:pStyle w:val="BPC3Heading2"/>
      </w:pPr>
      <w:r w:rsidRPr="001F394F">
        <w:t>Integration with SV2</w:t>
      </w:r>
    </w:p>
    <w:p w:rsidR="001F394F" w:rsidRPr="00720B03" w:rsidRDefault="00BA0C43" w:rsidP="001F394F">
      <w:r>
        <w:object w:dxaOrig="4807" w:dyaOrig="1854">
          <v:shape id="_x0000_i1028" type="#_x0000_t75" style="width:240pt;height:92.25pt" o:ole="">
            <v:imagedata r:id="rId15" o:title=""/>
          </v:shape>
          <o:OLEObject Type="Embed" ProgID="Visio.Drawing.11" ShapeID="_x0000_i1028" DrawAspect="Content" ObjectID="_1505559991" r:id="rId19"/>
        </w:object>
      </w:r>
    </w:p>
    <w:p w:rsidR="001F394F" w:rsidRDefault="001F394F" w:rsidP="008010B8">
      <w:pPr>
        <w:pStyle w:val="BPC3Heading3"/>
      </w:pPr>
      <w:r>
        <w:t>Load data to SV2</w:t>
      </w:r>
    </w:p>
    <w:p w:rsidR="001F394F" w:rsidRDefault="001F394F" w:rsidP="001F394F">
      <w:pPr>
        <w:spacing w:line="360" w:lineRule="auto"/>
      </w:pPr>
    </w:p>
    <w:p w:rsidR="001F394F" w:rsidRDefault="001F394F" w:rsidP="001F394F">
      <w:pPr>
        <w:spacing w:line="360" w:lineRule="auto"/>
        <w:rPr>
          <w:b/>
        </w:rPr>
      </w:pPr>
      <w:r>
        <w:rPr>
          <w:b/>
        </w:rPr>
        <w:lastRenderedPageBreak/>
        <w:t>Actors:</w:t>
      </w:r>
    </w:p>
    <w:p w:rsidR="001F394F" w:rsidRDefault="001F394F" w:rsidP="001F394F">
      <w:pPr>
        <w:spacing w:line="360" w:lineRule="auto"/>
      </w:pPr>
      <w:r>
        <w:t>TMA module – producer</w:t>
      </w:r>
      <w:r>
        <w:tab/>
      </w:r>
    </w:p>
    <w:p w:rsidR="001F394F" w:rsidRDefault="001F394F" w:rsidP="001F394F">
      <w:pPr>
        <w:spacing w:line="360" w:lineRule="auto"/>
      </w:pPr>
      <w:r>
        <w:t>SV2 – consumer</w:t>
      </w:r>
      <w:r>
        <w:tab/>
      </w:r>
    </w:p>
    <w:p w:rsidR="00BA0C43" w:rsidRDefault="00BA0C43" w:rsidP="00BA0C43">
      <w:pPr>
        <w:spacing w:line="360" w:lineRule="auto"/>
        <w:rPr>
          <w:b/>
        </w:rPr>
      </w:pPr>
      <w:r>
        <w:rPr>
          <w:b/>
        </w:rPr>
        <w:t>Pre-conditions:</w:t>
      </w:r>
    </w:p>
    <w:p w:rsidR="00BA0C43" w:rsidRDefault="00BA0C43" w:rsidP="00BA0C43">
      <w:pPr>
        <w:spacing w:line="360" w:lineRule="auto"/>
      </w:pPr>
      <w:r>
        <w:t>TMA/TMT module receives “LoadData” request from SV2</w:t>
      </w:r>
    </w:p>
    <w:p w:rsidR="00BA0C43" w:rsidRDefault="00BA0C43" w:rsidP="00BA0C43">
      <w:pPr>
        <w:spacing w:line="360" w:lineRule="auto"/>
        <w:rPr>
          <w:b/>
        </w:rPr>
      </w:pPr>
      <w:r>
        <w:rPr>
          <w:b/>
        </w:rPr>
        <w:t>Post-conditions:</w:t>
      </w:r>
    </w:p>
    <w:p w:rsidR="00BA0C43" w:rsidRDefault="00BA0C43" w:rsidP="00BA0C43">
      <w:pPr>
        <w:spacing w:line="360" w:lineRule="auto"/>
      </w:pPr>
      <w:r>
        <w:t>SVXP batches sent to the SV2</w:t>
      </w:r>
    </w:p>
    <w:p w:rsidR="00BA0C43" w:rsidRDefault="00BA0C43" w:rsidP="00BA0C43">
      <w:pPr>
        <w:spacing w:line="360" w:lineRule="auto"/>
        <w:rPr>
          <w:b/>
        </w:rPr>
      </w:pPr>
      <w:r>
        <w:rPr>
          <w:b/>
        </w:rPr>
        <w:t>Event flow:</w:t>
      </w:r>
    </w:p>
    <w:p w:rsidR="00BA0C43" w:rsidRDefault="00BA0C43" w:rsidP="00BA0C43">
      <w:pPr>
        <w:pStyle w:val="ae"/>
        <w:numPr>
          <w:ilvl w:val="0"/>
          <w:numId w:val="50"/>
        </w:numPr>
        <w:spacing w:line="360" w:lineRule="auto"/>
        <w:jc w:val="left"/>
      </w:pPr>
      <w:r>
        <w:t>SV2 send “LoadData” request</w:t>
      </w:r>
    </w:p>
    <w:p w:rsidR="00BA0C43" w:rsidRDefault="00BA0C43" w:rsidP="00BA0C43">
      <w:pPr>
        <w:pStyle w:val="ae"/>
        <w:numPr>
          <w:ilvl w:val="0"/>
          <w:numId w:val="50"/>
        </w:numPr>
        <w:spacing w:line="360" w:lineRule="auto"/>
        <w:jc w:val="left"/>
      </w:pPr>
      <w:r>
        <w:t>TMA module return count of all stored batches from BATCH_DATA table with status “READY_TO_SEND”</w:t>
      </w:r>
    </w:p>
    <w:p w:rsidR="00BA0C43" w:rsidRDefault="00BA0C43" w:rsidP="00BA0C43">
      <w:pPr>
        <w:pStyle w:val="ae"/>
        <w:numPr>
          <w:ilvl w:val="0"/>
          <w:numId w:val="50"/>
        </w:numPr>
        <w:spacing w:line="360" w:lineRule="auto"/>
        <w:jc w:val="left"/>
      </w:pPr>
      <w:r>
        <w:t>TMA module select all stored batches from BATCH_DATA table with status “READY_TO_SEND”</w:t>
      </w:r>
    </w:p>
    <w:p w:rsidR="00BA0C43" w:rsidRPr="00D30268" w:rsidRDefault="00BA0C43" w:rsidP="00BA0C43">
      <w:pPr>
        <w:pStyle w:val="ae"/>
        <w:numPr>
          <w:ilvl w:val="0"/>
          <w:numId w:val="50"/>
        </w:numPr>
        <w:spacing w:line="360" w:lineRule="auto"/>
        <w:jc w:val="left"/>
      </w:pPr>
      <w:r>
        <w:t>TMA module</w:t>
      </w:r>
      <w:r w:rsidR="009C511A">
        <w:t xml:space="preserve"> packs into SVXP envelope wrapper format (format described in </w:t>
      </w:r>
      <w:r w:rsidR="009C511A" w:rsidRPr="00185D94">
        <w:t>BPC_SVNG_TARGET_ARCH_ENG</w:t>
      </w:r>
      <w:r w:rsidR="009C511A">
        <w:t xml:space="preserve">) and </w:t>
      </w:r>
      <w:r>
        <w:t xml:space="preserve">send all selected batches to queue received from “LoadData” </w:t>
      </w:r>
    </w:p>
    <w:p w:rsidR="00D20CD1" w:rsidRDefault="00553C38" w:rsidP="00BA0C43">
      <w:pPr>
        <w:pStyle w:val="ae"/>
        <w:numPr>
          <w:ilvl w:val="0"/>
          <w:numId w:val="50"/>
        </w:numPr>
        <w:spacing w:line="360" w:lineRule="auto"/>
        <w:jc w:val="left"/>
        <w:rPr>
          <w:ins w:id="170" w:author="BPC" w:date="2015-10-05T14:01:00Z"/>
        </w:rPr>
      </w:pPr>
      <w:del w:id="171" w:author="BPC" w:date="2015-10-05T14:01:00Z">
        <w:r w:rsidDel="00D20CD1">
          <w:delText>TMA module sets “SEND” status to all uploaded batches in BATCH_DATA table.</w:delText>
        </w:r>
      </w:del>
      <w:ins w:id="172" w:author="BPC" w:date="2015-10-05T14:01:00Z">
        <w:r w:rsidR="00D20CD1">
          <w:t xml:space="preserve">TMA module sends “LoadDone” </w:t>
        </w:r>
      </w:ins>
      <w:ins w:id="173" w:author="BPC" w:date="2015-10-05T14:10:00Z">
        <w:r w:rsidR="0060360A">
          <w:t xml:space="preserve">notification </w:t>
        </w:r>
      </w:ins>
      <w:ins w:id="174" w:author="BPC" w:date="2015-10-05T14:01:00Z">
        <w:r w:rsidR="00D20CD1">
          <w:t>message to SV2</w:t>
        </w:r>
      </w:ins>
    </w:p>
    <w:p w:rsidR="00D20CD1" w:rsidRDefault="00D20CD1" w:rsidP="00D20CD1">
      <w:pPr>
        <w:pStyle w:val="ae"/>
        <w:numPr>
          <w:ilvl w:val="0"/>
          <w:numId w:val="50"/>
        </w:numPr>
        <w:spacing w:line="360" w:lineRule="auto"/>
        <w:jc w:val="left"/>
      </w:pPr>
      <w:ins w:id="175" w:author="BPC" w:date="2015-10-05T14:01:00Z">
        <w:r>
          <w:t xml:space="preserve">After finishing upload SV2 send to TMA module </w:t>
        </w:r>
      </w:ins>
      <w:ins w:id="176" w:author="BPC" w:date="2015-10-05T14:02:00Z">
        <w:r>
          <w:t>“</w:t>
        </w:r>
      </w:ins>
      <w:ins w:id="177" w:author="BPC" w:date="2015-10-05T14:01:00Z">
        <w:r>
          <w:t>EndLoad</w:t>
        </w:r>
      </w:ins>
      <w:ins w:id="178" w:author="BPC" w:date="2015-10-05T14:02:00Z">
        <w:r>
          <w:t xml:space="preserve">” request with count loaded records and batches. </w:t>
        </w:r>
      </w:ins>
      <w:ins w:id="179" w:author="BPC" w:date="2015-10-05T14:09:00Z">
        <w:r w:rsidRPr="00D20CD1">
          <w:t>If count of loaded records or co</w:t>
        </w:r>
        <w:r>
          <w:t xml:space="preserve">unt of loaded </w:t>
        </w:r>
      </w:ins>
      <w:ins w:id="180" w:author="BPC" w:date="2015-10-05T14:15:00Z">
        <w:r w:rsidR="001A0862">
          <w:t>batches is</w:t>
        </w:r>
      </w:ins>
      <w:ins w:id="181" w:author="BPC" w:date="2015-10-05T14:09:00Z">
        <w:r>
          <w:t xml:space="preserve"> equal</w:t>
        </w:r>
      </w:ins>
      <w:ins w:id="182" w:author="BPC" w:date="2015-10-05T14:15:00Z">
        <w:r w:rsidR="001A0862">
          <w:t xml:space="preserve"> to</w:t>
        </w:r>
      </w:ins>
      <w:ins w:id="183" w:author="BPC" w:date="2015-10-05T14:09:00Z">
        <w:r w:rsidRPr="00D20CD1">
          <w:t xml:space="preserve"> count </w:t>
        </w:r>
      </w:ins>
      <w:ins w:id="184" w:author="BPC" w:date="2015-10-05T14:15:00Z">
        <w:r w:rsidR="001A0862">
          <w:t xml:space="preserve">of </w:t>
        </w:r>
      </w:ins>
      <w:bookmarkStart w:id="185" w:name="_GoBack"/>
      <w:bookmarkEnd w:id="185"/>
      <w:ins w:id="186" w:author="BPC" w:date="2015-10-05T14:09:00Z">
        <w:r w:rsidRPr="00D20CD1">
          <w:t>sended records and batches,</w:t>
        </w:r>
        <w:r>
          <w:t xml:space="preserve"> then sets status “SEND” to all batch records, else </w:t>
        </w:r>
      </w:ins>
      <w:ins w:id="187" w:author="BPC" w:date="2015-10-05T14:10:00Z">
        <w:r>
          <w:t>status doesn’t change.</w:t>
        </w:r>
      </w:ins>
    </w:p>
    <w:p w:rsidR="001F394F" w:rsidRDefault="001F394F">
      <w:pPr>
        <w:pStyle w:val="BPC3Heading2"/>
      </w:pPr>
      <w:r>
        <w:t>Integration with Reconciliation</w:t>
      </w:r>
    </w:p>
    <w:p w:rsidR="001F394F" w:rsidRPr="00720B03" w:rsidRDefault="006619A2" w:rsidP="001F394F">
      <w:r>
        <w:object w:dxaOrig="5066" w:dyaOrig="1713">
          <v:shape id="_x0000_i1029" type="#_x0000_t75" style="width:253.5pt;height:85.5pt" o:ole="">
            <v:imagedata r:id="rId20" o:title=""/>
          </v:shape>
          <o:OLEObject Type="Embed" ProgID="Visio.Drawing.11" ShapeID="_x0000_i1029" DrawAspect="Content" ObjectID="_1505559992" r:id="rId21"/>
        </w:object>
      </w:r>
    </w:p>
    <w:p w:rsidR="001F394F" w:rsidRDefault="006619A2" w:rsidP="008010B8">
      <w:pPr>
        <w:pStyle w:val="BPC3Heading3"/>
      </w:pPr>
      <w:r>
        <w:t>Load data to reconciliation</w:t>
      </w:r>
    </w:p>
    <w:p w:rsidR="006619A2" w:rsidRDefault="006619A2" w:rsidP="006619A2">
      <w:pPr>
        <w:spacing w:line="360" w:lineRule="auto"/>
        <w:rPr>
          <w:b/>
        </w:rPr>
      </w:pPr>
      <w:r>
        <w:rPr>
          <w:b/>
        </w:rPr>
        <w:t>Actors:</w:t>
      </w:r>
    </w:p>
    <w:p w:rsidR="006619A2" w:rsidRDefault="006619A2" w:rsidP="006619A2">
      <w:pPr>
        <w:spacing w:line="360" w:lineRule="auto"/>
      </w:pPr>
      <w:r>
        <w:t>TMA module – producer</w:t>
      </w:r>
      <w:r>
        <w:tab/>
      </w:r>
    </w:p>
    <w:p w:rsidR="006619A2" w:rsidRDefault="006619A2" w:rsidP="006619A2">
      <w:pPr>
        <w:spacing w:line="360" w:lineRule="auto"/>
      </w:pPr>
      <w:r>
        <w:lastRenderedPageBreak/>
        <w:t>Reconciliation – consumer</w:t>
      </w:r>
      <w:r>
        <w:tab/>
      </w:r>
    </w:p>
    <w:p w:rsidR="006619A2" w:rsidRPr="006619A2" w:rsidRDefault="006619A2" w:rsidP="006619A2">
      <w:pPr>
        <w:spacing w:line="360" w:lineRule="auto"/>
        <w:rPr>
          <w:b/>
        </w:rPr>
      </w:pPr>
      <w:r>
        <w:rPr>
          <w:b/>
        </w:rPr>
        <w:t>Pre-conditions:</w:t>
      </w:r>
    </w:p>
    <w:p w:rsidR="006619A2" w:rsidRDefault="006619A2" w:rsidP="006619A2">
      <w:pPr>
        <w:spacing w:line="360" w:lineRule="auto"/>
      </w:pPr>
      <w:r>
        <w:t>TMA/TMT module receives REST request from reconciliation with session id.</w:t>
      </w:r>
    </w:p>
    <w:p w:rsidR="006619A2" w:rsidRDefault="006619A2" w:rsidP="006619A2">
      <w:pPr>
        <w:spacing w:line="360" w:lineRule="auto"/>
        <w:rPr>
          <w:b/>
        </w:rPr>
      </w:pPr>
      <w:r>
        <w:rPr>
          <w:b/>
        </w:rPr>
        <w:t>Post-conditions:</w:t>
      </w:r>
    </w:p>
    <w:p w:rsidR="006619A2" w:rsidRDefault="006619A2" w:rsidP="006619A2">
      <w:pPr>
        <w:spacing w:line="360" w:lineRule="auto"/>
      </w:pPr>
      <w:r>
        <w:t>SVXP batch with transactions for concrete session id sent to the reconciliation</w:t>
      </w:r>
    </w:p>
    <w:p w:rsidR="006619A2" w:rsidRDefault="006619A2" w:rsidP="006619A2">
      <w:pPr>
        <w:spacing w:line="360" w:lineRule="auto"/>
        <w:rPr>
          <w:b/>
        </w:rPr>
      </w:pPr>
      <w:r>
        <w:rPr>
          <w:b/>
        </w:rPr>
        <w:t>Event flow:</w:t>
      </w:r>
    </w:p>
    <w:p w:rsidR="006619A2" w:rsidRDefault="006619A2" w:rsidP="006619A2">
      <w:pPr>
        <w:pStyle w:val="ae"/>
        <w:numPr>
          <w:ilvl w:val="0"/>
          <w:numId w:val="51"/>
        </w:numPr>
        <w:spacing w:line="360" w:lineRule="auto"/>
        <w:jc w:val="left"/>
      </w:pPr>
      <w:r>
        <w:t>Reconciliation send REST request with session id.</w:t>
      </w:r>
    </w:p>
    <w:p w:rsidR="006619A2" w:rsidRDefault="006619A2" w:rsidP="006619A2">
      <w:pPr>
        <w:pStyle w:val="ae"/>
        <w:numPr>
          <w:ilvl w:val="0"/>
          <w:numId w:val="51"/>
        </w:numPr>
        <w:spacing w:line="360" w:lineRule="auto"/>
        <w:jc w:val="left"/>
      </w:pPr>
      <w:r>
        <w:t>TMA module</w:t>
      </w:r>
      <w:r w:rsidR="00562D5B">
        <w:t>,</w:t>
      </w:r>
      <w:r>
        <w:t xml:space="preserve"> select all </w:t>
      </w:r>
      <w:r w:rsidR="00562D5B">
        <w:t>transactions for this session id and maps it to SVXP batches.</w:t>
      </w:r>
    </w:p>
    <w:p w:rsidR="006619A2" w:rsidRDefault="006619A2" w:rsidP="002A16B9">
      <w:pPr>
        <w:pStyle w:val="ae"/>
        <w:numPr>
          <w:ilvl w:val="0"/>
          <w:numId w:val="51"/>
        </w:numPr>
        <w:spacing w:line="360" w:lineRule="auto"/>
        <w:jc w:val="left"/>
      </w:pPr>
      <w:r>
        <w:t xml:space="preserve">TMA module send all to </w:t>
      </w:r>
      <w:r w:rsidR="00562D5B">
        <w:t>reconciliation queue</w:t>
      </w:r>
    </w:p>
    <w:p w:rsidR="001F394F" w:rsidRDefault="001F394F" w:rsidP="008010B8">
      <w:pPr>
        <w:pStyle w:val="BPC3Heading3"/>
      </w:pPr>
      <w:r>
        <w:t xml:space="preserve">Receiving diff from </w:t>
      </w:r>
      <w:r w:rsidR="006619A2">
        <w:t>reconciliation</w:t>
      </w:r>
    </w:p>
    <w:p w:rsidR="001F394F" w:rsidRDefault="001F394F" w:rsidP="001F394F">
      <w:pPr>
        <w:spacing w:line="360" w:lineRule="auto"/>
      </w:pPr>
    </w:p>
    <w:p w:rsidR="001F394F" w:rsidRDefault="001F394F" w:rsidP="001F394F">
      <w:pPr>
        <w:spacing w:line="360" w:lineRule="auto"/>
        <w:rPr>
          <w:b/>
        </w:rPr>
      </w:pPr>
      <w:r>
        <w:rPr>
          <w:b/>
        </w:rPr>
        <w:t>Actors:</w:t>
      </w:r>
    </w:p>
    <w:p w:rsidR="001F394F" w:rsidRDefault="001F394F" w:rsidP="001F394F">
      <w:pPr>
        <w:spacing w:line="360" w:lineRule="auto"/>
      </w:pPr>
      <w:r>
        <w:t xml:space="preserve">TMA module – </w:t>
      </w:r>
      <w:r w:rsidR="00562D5B">
        <w:t>consumer</w:t>
      </w:r>
      <w:r>
        <w:tab/>
      </w:r>
    </w:p>
    <w:p w:rsidR="001F394F" w:rsidRDefault="001F394F" w:rsidP="001F394F">
      <w:pPr>
        <w:spacing w:line="360" w:lineRule="auto"/>
      </w:pPr>
      <w:r>
        <w:t>Reconciliation module –</w:t>
      </w:r>
      <w:r w:rsidR="00562D5B">
        <w:t xml:space="preserve"> producer</w:t>
      </w:r>
      <w:r>
        <w:tab/>
      </w:r>
    </w:p>
    <w:p w:rsidR="00562D5B" w:rsidRPr="00861219" w:rsidRDefault="00562D5B" w:rsidP="00562D5B">
      <w:pPr>
        <w:spacing w:line="360" w:lineRule="auto"/>
        <w:rPr>
          <w:b/>
        </w:rPr>
      </w:pPr>
      <w:r>
        <w:rPr>
          <w:b/>
        </w:rPr>
        <w:t>Pre-conditions:</w:t>
      </w:r>
    </w:p>
    <w:p w:rsidR="00562D5B" w:rsidRDefault="00562D5B" w:rsidP="00562D5B">
      <w:pPr>
        <w:spacing w:line="360" w:lineRule="auto"/>
      </w:pPr>
      <w:r>
        <w:t>TMA/TMT module receives SVXP batches with diff from reconciliation</w:t>
      </w:r>
    </w:p>
    <w:p w:rsidR="00562D5B" w:rsidRDefault="00562D5B" w:rsidP="00562D5B">
      <w:pPr>
        <w:spacing w:line="360" w:lineRule="auto"/>
        <w:rPr>
          <w:b/>
        </w:rPr>
      </w:pPr>
      <w:r>
        <w:rPr>
          <w:b/>
        </w:rPr>
        <w:t>Post-conditions:</w:t>
      </w:r>
    </w:p>
    <w:p w:rsidR="00562D5B" w:rsidRDefault="00562D5B" w:rsidP="00562D5B">
      <w:pPr>
        <w:spacing w:line="360" w:lineRule="auto"/>
      </w:pPr>
      <w:r>
        <w:t xml:space="preserve">TMA/TMT module </w:t>
      </w:r>
      <w:r w:rsidR="00C03E2C">
        <w:t xml:space="preserve">creates </w:t>
      </w:r>
      <w:r>
        <w:t xml:space="preserve">reversals and processed </w:t>
      </w:r>
      <w:r w:rsidR="00DD19AC">
        <w:t>them</w:t>
      </w:r>
      <w:r>
        <w:t>.</w:t>
      </w:r>
    </w:p>
    <w:p w:rsidR="00562D5B" w:rsidRDefault="00562D5B" w:rsidP="00562D5B">
      <w:pPr>
        <w:spacing w:line="360" w:lineRule="auto"/>
        <w:rPr>
          <w:b/>
        </w:rPr>
      </w:pPr>
      <w:r>
        <w:rPr>
          <w:b/>
        </w:rPr>
        <w:t>Event flow:</w:t>
      </w:r>
    </w:p>
    <w:p w:rsidR="00DD19AC" w:rsidRDefault="00DD19AC" w:rsidP="00DD19AC">
      <w:pPr>
        <w:pStyle w:val="ae"/>
        <w:numPr>
          <w:ilvl w:val="0"/>
          <w:numId w:val="52"/>
        </w:numPr>
        <w:spacing w:line="360" w:lineRule="auto"/>
      </w:pPr>
      <w:r>
        <w:t>TMA/TMT module receives SVXP batches with diff from reconciliation.</w:t>
      </w:r>
    </w:p>
    <w:p w:rsidR="00562D5B" w:rsidRDefault="00562D5B" w:rsidP="00562D5B">
      <w:pPr>
        <w:pStyle w:val="ae"/>
        <w:numPr>
          <w:ilvl w:val="0"/>
          <w:numId w:val="52"/>
        </w:numPr>
        <w:spacing w:line="360" w:lineRule="auto"/>
        <w:jc w:val="left"/>
      </w:pPr>
      <w:r>
        <w:t xml:space="preserve">TMA module, </w:t>
      </w:r>
      <w:r w:rsidR="00DD19AC">
        <w:t>maps SVXP messages with record in TMA table.</w:t>
      </w:r>
    </w:p>
    <w:p w:rsidR="00562D5B" w:rsidRDefault="00562D5B" w:rsidP="00562D5B">
      <w:pPr>
        <w:pStyle w:val="ae"/>
        <w:numPr>
          <w:ilvl w:val="0"/>
          <w:numId w:val="52"/>
        </w:numPr>
        <w:spacing w:line="360" w:lineRule="auto"/>
        <w:jc w:val="left"/>
      </w:pPr>
      <w:r>
        <w:t xml:space="preserve">TMA module </w:t>
      </w:r>
      <w:r w:rsidR="00DD19AC">
        <w:t>creates reversal record in TMA from mapped record.</w:t>
      </w:r>
    </w:p>
    <w:p w:rsidR="00DD19AC" w:rsidRDefault="00DD19AC" w:rsidP="00562D5B">
      <w:pPr>
        <w:pStyle w:val="ae"/>
        <w:numPr>
          <w:ilvl w:val="0"/>
          <w:numId w:val="52"/>
        </w:numPr>
        <w:spacing w:line="360" w:lineRule="auto"/>
        <w:jc w:val="left"/>
      </w:pPr>
      <w:r>
        <w:t>Reversal records processing by TMA module.</w:t>
      </w:r>
    </w:p>
    <w:p w:rsidR="001F394F" w:rsidRDefault="001F394F" w:rsidP="002A16B9">
      <w:pPr>
        <w:spacing w:line="360" w:lineRule="auto"/>
        <w:jc w:val="left"/>
      </w:pPr>
    </w:p>
    <w:p w:rsidR="000D0698" w:rsidRDefault="000D0698" w:rsidP="0047709F">
      <w:pPr>
        <w:pStyle w:val="BPC3Heading1"/>
      </w:pPr>
      <w:r w:rsidRPr="00305E35">
        <w:t>Process View</w:t>
      </w:r>
      <w:bookmarkEnd w:id="88"/>
      <w:bookmarkEnd w:id="89"/>
    </w:p>
    <w:p w:rsidR="0047709F" w:rsidRDefault="00F65259">
      <w:pPr>
        <w:pStyle w:val="BPC3Heading2"/>
      </w:pPr>
      <w:bookmarkStart w:id="188" w:name="_Toc417034566"/>
      <w:r>
        <w:t xml:space="preserve">TMA </w:t>
      </w:r>
      <w:r w:rsidR="0047709F">
        <w:t>Process Diagram</w:t>
      </w:r>
      <w:bookmarkEnd w:id="188"/>
    </w:p>
    <w:p w:rsidR="00432BE6" w:rsidRDefault="00D34077" w:rsidP="00A97CB9">
      <w:pPr>
        <w:rPr>
          <w:ins w:id="189" w:author="BPC" w:date="2015-09-10T17:25:00Z"/>
        </w:rPr>
      </w:pPr>
      <w:r w:rsidRPr="00D34077">
        <w:lastRenderedPageBreak/>
        <w:t xml:space="preserve"> </w:t>
      </w:r>
      <w:del w:id="190" w:author="BPC" w:date="2015-09-10T17:25:00Z">
        <w:r w:rsidDel="00C456D4">
          <w:object w:dxaOrig="5808" w:dyaOrig="18250">
            <v:shape id="_x0000_i1030" type="#_x0000_t75" style="width:192pt;height:601.5pt" o:ole="">
              <v:imagedata r:id="rId22" o:title=""/>
            </v:shape>
            <o:OLEObject Type="Embed" ProgID="Visio.Drawing.11" ShapeID="_x0000_i1030" DrawAspect="Content" ObjectID="_1505559993" r:id="rId23"/>
          </w:object>
        </w:r>
      </w:del>
    </w:p>
    <w:p w:rsidR="00C456D4" w:rsidRPr="00A97CB9" w:rsidRDefault="00C456D4" w:rsidP="00A97CB9">
      <w:ins w:id="191" w:author="BPC" w:date="2015-09-10T17:25:00Z">
        <w:r>
          <w:object w:dxaOrig="8634" w:dyaOrig="18530">
            <v:shape id="_x0000_i1031" type="#_x0000_t75" style="width:315.75pt;height:678.75pt" o:ole="">
              <v:imagedata r:id="rId24" o:title=""/>
            </v:shape>
            <o:OLEObject Type="Embed" ProgID="Visio.Drawing.11" ShapeID="_x0000_i1031" DrawAspect="Content" ObjectID="_1505559994" r:id="rId25"/>
          </w:object>
        </w:r>
      </w:ins>
    </w:p>
    <w:p w:rsidR="00FA38BB" w:rsidRDefault="00FA38BB" w:rsidP="000D0698">
      <w:pPr>
        <w:rPr>
          <w:b/>
        </w:rPr>
      </w:pPr>
    </w:p>
    <w:p w:rsidR="000D0698" w:rsidRPr="00BA51DE" w:rsidRDefault="000D0698" w:rsidP="000D0698">
      <w:pPr>
        <w:rPr>
          <w:b/>
        </w:rPr>
      </w:pPr>
      <w:r w:rsidRPr="005848CC">
        <w:rPr>
          <w:b/>
        </w:rPr>
        <w:t>Description</w:t>
      </w:r>
      <w:r w:rsidRPr="00BA51DE">
        <w:rPr>
          <w:b/>
        </w:rPr>
        <w:t xml:space="preserve"> </w:t>
      </w:r>
      <w:r w:rsidRPr="005848CC">
        <w:rPr>
          <w:b/>
        </w:rPr>
        <w:t>of</w:t>
      </w:r>
      <w:r w:rsidRPr="00BA51DE">
        <w:rPr>
          <w:b/>
        </w:rPr>
        <w:t xml:space="preserve"> </w:t>
      </w:r>
      <w:r w:rsidRPr="005848CC">
        <w:rPr>
          <w:b/>
        </w:rPr>
        <w:t>step</w:t>
      </w:r>
      <w:r w:rsidR="001362D7">
        <w:rPr>
          <w:b/>
        </w:rPr>
        <w:t>s</w:t>
      </w:r>
      <w:r w:rsidRPr="00BA51DE">
        <w:rPr>
          <w:b/>
        </w:rPr>
        <w:t>:</w:t>
      </w:r>
    </w:p>
    <w:p w:rsidR="000D0698" w:rsidRDefault="000D0698" w:rsidP="000D0698">
      <w:pPr>
        <w:rPr>
          <w:b/>
        </w:rPr>
      </w:pPr>
    </w:p>
    <w:p w:rsidR="000D0698" w:rsidRDefault="007C1F95" w:rsidP="000D0698">
      <w:pPr>
        <w:pStyle w:val="ae"/>
        <w:numPr>
          <w:ilvl w:val="0"/>
          <w:numId w:val="33"/>
        </w:numPr>
        <w:rPr>
          <w:b/>
        </w:rPr>
      </w:pPr>
      <w:r>
        <w:rPr>
          <w:b/>
        </w:rPr>
        <w:t xml:space="preserve">Check </w:t>
      </w:r>
      <w:r w:rsidR="003D03D2">
        <w:rPr>
          <w:b/>
        </w:rPr>
        <w:t xml:space="preserve">for </w:t>
      </w:r>
      <w:r>
        <w:rPr>
          <w:b/>
        </w:rPr>
        <w:t>new records in TMA table</w:t>
      </w:r>
    </w:p>
    <w:p w:rsidR="000D0698" w:rsidRPr="00947C13" w:rsidRDefault="007C1F95" w:rsidP="000D0698">
      <w:r>
        <w:t xml:space="preserve">Module checks </w:t>
      </w:r>
      <w:r w:rsidR="003D03D2">
        <w:t xml:space="preserve">for </w:t>
      </w:r>
      <w:r>
        <w:t>new records by scheduler</w:t>
      </w:r>
      <w:r w:rsidR="000D0698">
        <w:t>.</w:t>
      </w:r>
      <w:r w:rsidR="000D0698" w:rsidRPr="00947C13">
        <w:t xml:space="preserve"> </w:t>
      </w:r>
    </w:p>
    <w:p w:rsidR="000D0698" w:rsidRPr="00DD4944" w:rsidRDefault="000D0698" w:rsidP="000D0698">
      <w:r w:rsidRPr="00DD4944">
        <w:t xml:space="preserve">Input parameters: </w:t>
      </w:r>
      <w:r w:rsidR="002A521A">
        <w:t>cron expression(from configuration table)</w:t>
      </w:r>
      <w:r w:rsidRPr="00DD4944">
        <w:t>.</w:t>
      </w:r>
    </w:p>
    <w:p w:rsidR="000D0698" w:rsidRPr="006966B7" w:rsidRDefault="000D0698" w:rsidP="000D0698"/>
    <w:p w:rsidR="000D0698" w:rsidRDefault="002A521A" w:rsidP="000D0698">
      <w:pPr>
        <w:pStyle w:val="ae"/>
        <w:numPr>
          <w:ilvl w:val="0"/>
          <w:numId w:val="33"/>
        </w:numPr>
        <w:rPr>
          <w:b/>
        </w:rPr>
      </w:pPr>
      <w:r>
        <w:rPr>
          <w:b/>
        </w:rPr>
        <w:t>Sending each record for processing</w:t>
      </w:r>
    </w:p>
    <w:p w:rsidR="000D0698" w:rsidRDefault="002A521A" w:rsidP="00BC6DAD">
      <w:pPr>
        <w:pStyle w:val="ae"/>
        <w:numPr>
          <w:ilvl w:val="0"/>
          <w:numId w:val="35"/>
        </w:numPr>
        <w:ind w:left="0"/>
      </w:pPr>
      <w:r>
        <w:t xml:space="preserve">For each new record sets status “PREPARED” and </w:t>
      </w:r>
      <w:r w:rsidR="003D03D2">
        <w:t xml:space="preserve">sends </w:t>
      </w:r>
      <w:r>
        <w:t>record for processing</w:t>
      </w:r>
      <w:r w:rsidR="00171E12">
        <w:t>.</w:t>
      </w:r>
    </w:p>
    <w:p w:rsidR="000364CA" w:rsidRDefault="000364CA" w:rsidP="000364CA">
      <w:pPr>
        <w:pStyle w:val="ae"/>
        <w:numPr>
          <w:ilvl w:val="0"/>
          <w:numId w:val="35"/>
        </w:numPr>
        <w:ind w:left="0"/>
      </w:pPr>
      <w:r>
        <w:t>Check</w:t>
      </w:r>
      <w:r w:rsidR="00C456D4">
        <w:t>s</w:t>
      </w:r>
      <w:r>
        <w:t xml:space="preserve"> message type and function code of the record 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725"/>
        <w:gridCol w:w="3130"/>
        <w:gridCol w:w="2667"/>
      </w:tblGrid>
      <w:tr w:rsidR="000364CA" w:rsidTr="00794960">
        <w:tc>
          <w:tcPr>
            <w:tcW w:w="2847" w:type="dxa"/>
          </w:tcPr>
          <w:p w:rsidR="000364CA" w:rsidRDefault="000364CA" w:rsidP="00794960">
            <w:r>
              <w:t>Message type (CMALMENS)</w:t>
            </w:r>
          </w:p>
        </w:tc>
        <w:tc>
          <w:tcPr>
            <w:tcW w:w="2833" w:type="dxa"/>
          </w:tcPr>
          <w:p w:rsidR="000364CA" w:rsidRDefault="000364CA" w:rsidP="00794960">
            <w:r>
              <w:t>Function code (CM4LFMEN)</w:t>
            </w:r>
          </w:p>
        </w:tc>
        <w:tc>
          <w:tcPr>
            <w:tcW w:w="2842" w:type="dxa"/>
          </w:tcPr>
          <w:p w:rsidR="000364CA" w:rsidRDefault="000364CA" w:rsidP="00794960">
            <w:r>
              <w:t>Description</w:t>
            </w:r>
          </w:p>
        </w:tc>
      </w:tr>
      <w:tr w:rsidR="000364CA" w:rsidTr="00794960">
        <w:tc>
          <w:tcPr>
            <w:tcW w:w="2847" w:type="dxa"/>
          </w:tcPr>
          <w:p w:rsidR="000364CA" w:rsidRDefault="000364CA" w:rsidP="00794960">
            <w:r>
              <w:t>1100</w:t>
            </w:r>
          </w:p>
        </w:tc>
        <w:tc>
          <w:tcPr>
            <w:tcW w:w="2833" w:type="dxa"/>
          </w:tcPr>
          <w:p w:rsidR="000364CA" w:rsidRDefault="003E52AC" w:rsidP="003213F4">
            <w:r>
              <w:t>100,</w:t>
            </w:r>
            <w:r w:rsidR="000364CA">
              <w:t>101,103,105,</w:t>
            </w:r>
            <w:r w:rsidR="009A0578">
              <w:t>181,</w:t>
            </w:r>
            <w:r w:rsidR="000364CA">
              <w:t>185,187</w:t>
            </w:r>
          </w:p>
        </w:tc>
        <w:tc>
          <w:tcPr>
            <w:tcW w:w="2842" w:type="dxa"/>
          </w:tcPr>
          <w:p w:rsidR="000364CA" w:rsidRDefault="000364CA" w:rsidP="00794960"/>
        </w:tc>
      </w:tr>
      <w:tr w:rsidR="000364CA" w:rsidTr="00794960">
        <w:tc>
          <w:tcPr>
            <w:tcW w:w="2847" w:type="dxa"/>
          </w:tcPr>
          <w:p w:rsidR="000364CA" w:rsidRDefault="000364CA" w:rsidP="00794960">
            <w:r>
              <w:t>1120</w:t>
            </w:r>
          </w:p>
        </w:tc>
        <w:tc>
          <w:tcPr>
            <w:tcW w:w="2833" w:type="dxa"/>
          </w:tcPr>
          <w:p w:rsidR="000364CA" w:rsidRDefault="003E52AC" w:rsidP="003213F4">
            <w:r>
              <w:t>100,</w:t>
            </w:r>
            <w:r w:rsidR="000364CA">
              <w:t>101,103,105,</w:t>
            </w:r>
            <w:r w:rsidR="009A0578">
              <w:t>181,</w:t>
            </w:r>
            <w:r w:rsidR="000364CA">
              <w:t>185,187</w:t>
            </w:r>
          </w:p>
        </w:tc>
        <w:tc>
          <w:tcPr>
            <w:tcW w:w="2842" w:type="dxa"/>
          </w:tcPr>
          <w:p w:rsidR="000364CA" w:rsidRDefault="000364CA" w:rsidP="00794960"/>
        </w:tc>
      </w:tr>
      <w:tr w:rsidR="000364CA" w:rsidTr="00794960">
        <w:tc>
          <w:tcPr>
            <w:tcW w:w="2847" w:type="dxa"/>
          </w:tcPr>
          <w:p w:rsidR="000364CA" w:rsidRDefault="000364CA" w:rsidP="00794960">
            <w:r>
              <w:t>1121,1122,1123</w:t>
            </w:r>
          </w:p>
        </w:tc>
        <w:tc>
          <w:tcPr>
            <w:tcW w:w="2833" w:type="dxa"/>
          </w:tcPr>
          <w:p w:rsidR="000364CA" w:rsidRDefault="000364CA" w:rsidP="00794960">
            <w:r>
              <w:t>All codes</w:t>
            </w:r>
          </w:p>
        </w:tc>
        <w:tc>
          <w:tcPr>
            <w:tcW w:w="2842" w:type="dxa"/>
          </w:tcPr>
          <w:p w:rsidR="000364CA" w:rsidRDefault="000364CA" w:rsidP="00794960"/>
        </w:tc>
      </w:tr>
      <w:tr w:rsidR="000364CA" w:rsidTr="00794960">
        <w:tc>
          <w:tcPr>
            <w:tcW w:w="2847" w:type="dxa"/>
          </w:tcPr>
          <w:p w:rsidR="000364CA" w:rsidRDefault="000364CA" w:rsidP="00794960">
            <w:r>
              <w:t>1421,1422,1423</w:t>
            </w:r>
          </w:p>
        </w:tc>
        <w:tc>
          <w:tcPr>
            <w:tcW w:w="2833" w:type="dxa"/>
          </w:tcPr>
          <w:p w:rsidR="000364CA" w:rsidRDefault="000364CA" w:rsidP="00794960">
            <w:r>
              <w:t>All codes</w:t>
            </w:r>
          </w:p>
        </w:tc>
        <w:tc>
          <w:tcPr>
            <w:tcW w:w="2842" w:type="dxa"/>
          </w:tcPr>
          <w:p w:rsidR="000364CA" w:rsidRDefault="000364CA" w:rsidP="00794960"/>
        </w:tc>
      </w:tr>
    </w:tbl>
    <w:p w:rsidR="000364CA" w:rsidRDefault="000364CA" w:rsidP="002A16B9">
      <w:pPr>
        <w:pStyle w:val="ae"/>
        <w:ind w:left="0"/>
        <w:rPr>
          <w:ins w:id="192" w:author="BPC" w:date="2015-09-10T17:25:00Z"/>
        </w:rPr>
      </w:pPr>
      <w:r>
        <w:t>For records with message types and function codes described above sets status “SKIPPED” (it’s pre-authorization and they doesn’t has financial impact), for all other records sets status “PROCESSING”</w:t>
      </w:r>
      <w:r w:rsidR="00C47448">
        <w:t>.</w:t>
      </w:r>
    </w:p>
    <w:p w:rsidR="00C456D4" w:rsidRDefault="00C456D4">
      <w:pPr>
        <w:pStyle w:val="ae"/>
        <w:numPr>
          <w:ilvl w:val="0"/>
          <w:numId w:val="35"/>
        </w:numPr>
        <w:ind w:left="0"/>
        <w:rPr>
          <w:ins w:id="193" w:author="BPC" w:date="2015-09-10T17:28:00Z"/>
        </w:rPr>
        <w:pPrChange w:id="194" w:author="BPC" w:date="2015-09-10T17:27:00Z">
          <w:pPr>
            <w:pStyle w:val="ae"/>
            <w:ind w:left="0"/>
          </w:pPr>
        </w:pPrChange>
      </w:pPr>
      <w:ins w:id="195" w:author="BPC" w:date="2015-09-10T17:27:00Z">
        <w:r>
          <w:t>If message</w:t>
        </w:r>
      </w:ins>
      <w:ins w:id="196" w:author="BPC" w:date="2015-09-11T12:29:00Z">
        <w:r w:rsidR="00C03E2C">
          <w:t>, according to rules,</w:t>
        </w:r>
      </w:ins>
      <w:ins w:id="197" w:author="BPC" w:date="2015-09-10T17:27:00Z">
        <w:r>
          <w:t xml:space="preserve"> </w:t>
        </w:r>
      </w:ins>
      <w:ins w:id="198" w:author="BPC" w:date="2015-09-11T12:29:00Z">
        <w:r w:rsidR="00C03E2C">
          <w:t>has to</w:t>
        </w:r>
      </w:ins>
      <w:ins w:id="199" w:author="BPC" w:date="2015-09-10T17:27:00Z">
        <w:r>
          <w:t xml:space="preserve"> await response record in TM9 table, then sets status “PENDED”</w:t>
        </w:r>
      </w:ins>
      <w:ins w:id="200" w:author="BPC" w:date="2015-09-10T17:28:00Z">
        <w:r>
          <w:t>. Processing stops, until response record in TM9 table is appeared.</w:t>
        </w:r>
      </w:ins>
    </w:p>
    <w:p w:rsidR="00C456D4" w:rsidRDefault="00C456D4" w:rsidP="00C456D4">
      <w:pPr>
        <w:pStyle w:val="ae"/>
        <w:ind w:left="0"/>
        <w:rPr>
          <w:ins w:id="201" w:author="BPC" w:date="2015-09-10T17:29:00Z"/>
        </w:rPr>
      </w:pPr>
      <w:ins w:id="202" w:author="BPC" w:date="2015-09-10T17:29:00Z">
        <w:r>
          <w:t>Rules, according to which record sets to status “PENDED”</w:t>
        </w:r>
      </w:ins>
    </w:p>
    <w:p w:rsidR="00C456D4" w:rsidRDefault="00C456D4">
      <w:pPr>
        <w:pStyle w:val="ae"/>
        <w:numPr>
          <w:ilvl w:val="0"/>
          <w:numId w:val="54"/>
        </w:numPr>
        <w:rPr>
          <w:ins w:id="203" w:author="BPC" w:date="2015-09-10T17:30:00Z"/>
        </w:rPr>
        <w:pPrChange w:id="204" w:author="BPC" w:date="2015-09-10T17:29:00Z">
          <w:pPr>
            <w:pStyle w:val="ae"/>
            <w:ind w:left="0"/>
          </w:pPr>
        </w:pPrChange>
      </w:pPr>
      <w:ins w:id="205" w:author="BPC" w:date="2015-09-10T17:29:00Z">
        <w:r>
          <w:t xml:space="preserve">C0DLCIE3 or C0DLCIE3_T01 field starts with </w:t>
        </w:r>
      </w:ins>
      <w:ins w:id="206" w:author="BPC" w:date="2015-09-10T17:30:00Z">
        <w:r>
          <w:t>‘</w:t>
        </w:r>
      </w:ins>
      <w:ins w:id="207" w:author="BPC" w:date="2015-09-10T17:29:00Z">
        <w:r>
          <w:t>82</w:t>
        </w:r>
      </w:ins>
      <w:ins w:id="208" w:author="BPC" w:date="2015-09-10T17:30:00Z">
        <w:r>
          <w:t>’</w:t>
        </w:r>
      </w:ins>
    </w:p>
    <w:p w:rsidR="00C456D4" w:rsidRDefault="00C456D4">
      <w:pPr>
        <w:pStyle w:val="ae"/>
        <w:numPr>
          <w:ilvl w:val="0"/>
          <w:numId w:val="54"/>
        </w:numPr>
        <w:pPrChange w:id="209" w:author="BPC" w:date="2015-09-10T17:29:00Z">
          <w:pPr>
            <w:pStyle w:val="ae"/>
            <w:ind w:left="0"/>
          </w:pPr>
        </w:pPrChange>
      </w:pPr>
      <w:ins w:id="210" w:author="BPC" w:date="2015-09-10T17:30:00Z">
        <w:r>
          <w:t>Field CMAMDAT_ONL &lt;&gt; 1</w:t>
        </w:r>
      </w:ins>
      <w:ins w:id="211" w:author="BPC" w:date="2015-09-10T17:31:00Z">
        <w:r>
          <w:t xml:space="preserve"> or field substring of field CMAVDAT_ONL(17:1) &lt;&gt; 1 or field CMAVESPR in (4,5,6)</w:t>
        </w:r>
      </w:ins>
      <w:ins w:id="212" w:author="BPC" w:date="2015-09-10T17:32:00Z">
        <w:r w:rsidR="00327D0E">
          <w:t>.</w:t>
        </w:r>
      </w:ins>
    </w:p>
    <w:p w:rsidR="00C47448" w:rsidRDefault="00C47448" w:rsidP="006D2EE2">
      <w:pPr>
        <w:pStyle w:val="ae"/>
        <w:numPr>
          <w:ilvl w:val="0"/>
          <w:numId w:val="35"/>
        </w:numPr>
        <w:ind w:left="0"/>
      </w:pPr>
      <w:r>
        <w:t>Module checks record countability: if field CMAQSEAD != null, then transaction is “acquirer-countable”, if field CMAQSERE != null, then transaction is “issuer-countable”.</w:t>
      </w:r>
    </w:p>
    <w:p w:rsidR="00323EFE" w:rsidRDefault="00C47448" w:rsidP="006D2EE2">
      <w:pPr>
        <w:pStyle w:val="ae"/>
        <w:numPr>
          <w:ilvl w:val="0"/>
          <w:numId w:val="35"/>
        </w:numPr>
        <w:ind w:left="0"/>
      </w:pPr>
      <w:r>
        <w:t>If record countable, then m</w:t>
      </w:r>
      <w:r w:rsidR="006D2EE2">
        <w:t>odule checks record session id</w:t>
      </w:r>
      <w:r w:rsidR="009D14ED">
        <w:t xml:space="preserve"> (Session id generation rules are described below).</w:t>
      </w:r>
    </w:p>
    <w:p w:rsidR="009D14ED" w:rsidRDefault="009D14ED" w:rsidP="000D0698">
      <w:pPr>
        <w:pStyle w:val="ae"/>
        <w:numPr>
          <w:ilvl w:val="0"/>
          <w:numId w:val="33"/>
        </w:numPr>
        <w:rPr>
          <w:b/>
        </w:rPr>
      </w:pPr>
      <w:r>
        <w:rPr>
          <w:b/>
        </w:rPr>
        <w:t>Session ID generation rules.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299"/>
        <w:gridCol w:w="1781"/>
        <w:gridCol w:w="2362"/>
        <w:gridCol w:w="2080"/>
      </w:tblGrid>
      <w:tr w:rsidR="003E3C5B" w:rsidTr="002A16B9">
        <w:tc>
          <w:tcPr>
            <w:tcW w:w="2299" w:type="dxa"/>
          </w:tcPr>
          <w:p w:rsidR="003E3C5B" w:rsidRDefault="003E3C5B">
            <w:r>
              <w:t>Application ID</w:t>
            </w:r>
          </w:p>
        </w:tc>
        <w:tc>
          <w:tcPr>
            <w:tcW w:w="1781" w:type="dxa"/>
          </w:tcPr>
          <w:p w:rsidR="003E3C5B" w:rsidRDefault="003E3C5B" w:rsidP="00014C5F">
            <w:r>
              <w:t>Type</w:t>
            </w:r>
          </w:p>
        </w:tc>
        <w:tc>
          <w:tcPr>
            <w:tcW w:w="2362" w:type="dxa"/>
          </w:tcPr>
          <w:p w:rsidR="003E3C5B" w:rsidRDefault="003E3C5B" w:rsidP="00014C5F">
            <w:r>
              <w:t>Fields</w:t>
            </w:r>
          </w:p>
        </w:tc>
        <w:tc>
          <w:tcPr>
            <w:tcW w:w="2080" w:type="dxa"/>
          </w:tcPr>
          <w:p w:rsidR="003E3C5B" w:rsidRDefault="003E3C5B" w:rsidP="00014C5F">
            <w:r>
              <w:t>Format</w:t>
            </w:r>
          </w:p>
        </w:tc>
      </w:tr>
      <w:tr w:rsidR="003E3C5B" w:rsidTr="002A16B9">
        <w:tc>
          <w:tcPr>
            <w:tcW w:w="2299" w:type="dxa"/>
          </w:tcPr>
          <w:p w:rsidR="003E3C5B" w:rsidRDefault="003E3C5B" w:rsidP="00014C5F">
            <w:r>
              <w:t>01</w:t>
            </w:r>
          </w:p>
        </w:tc>
        <w:tc>
          <w:tcPr>
            <w:tcW w:w="1781" w:type="dxa"/>
          </w:tcPr>
          <w:p w:rsidR="003E3C5B" w:rsidRDefault="003E3C5B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717372" w:rsidRDefault="0071737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C0DLCIER (first 2 symbols)  </w:t>
            </w:r>
            <w:r w:rsidR="00CF1304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717372" w:rsidRDefault="0071737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C0DLCIER (last 4 symbols) </w:t>
            </w:r>
            <w:r w:rsidR="00CF1304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3E3C5B" w:rsidRPr="002A16B9" w:rsidRDefault="003E3C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3E3C5B" w:rsidRDefault="003E3C5B" w:rsidP="004C398E">
            <w:r>
              <w:t>01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22577A" w:rsidTr="0022577A">
        <w:tc>
          <w:tcPr>
            <w:tcW w:w="2299" w:type="dxa"/>
          </w:tcPr>
          <w:p w:rsidR="0022577A" w:rsidRDefault="0022577A" w:rsidP="00014C5F">
            <w:r>
              <w:t>01</w:t>
            </w:r>
          </w:p>
        </w:tc>
        <w:tc>
          <w:tcPr>
            <w:tcW w:w="1781" w:type="dxa"/>
          </w:tcPr>
          <w:p w:rsidR="0022577A" w:rsidRDefault="0022577A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Issuer</w:t>
            </w:r>
          </w:p>
        </w:tc>
        <w:tc>
          <w:tcPr>
            <w:tcW w:w="2362" w:type="dxa"/>
          </w:tcPr>
          <w:p w:rsidR="0022577A" w:rsidRDefault="0022577A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C0DLCIE3 (first 2 symbols) </w:t>
            </w:r>
            <w:r w:rsidR="00CF1304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22577A" w:rsidRDefault="0022577A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C0DLCIE3 (last 4 symbols) </w:t>
            </w:r>
            <w:r w:rsidR="00CF1304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2577A" w:rsidDel="00717372" w:rsidRDefault="0022577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CMAQSERE</w:t>
            </w:r>
          </w:p>
        </w:tc>
        <w:tc>
          <w:tcPr>
            <w:tcW w:w="2080" w:type="dxa"/>
          </w:tcPr>
          <w:p w:rsidR="0022577A" w:rsidRDefault="0022577A" w:rsidP="004C398E">
            <w:r>
              <w:t>01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22577A" w:rsidTr="002A16B9">
        <w:tc>
          <w:tcPr>
            <w:tcW w:w="2299" w:type="dxa"/>
          </w:tcPr>
          <w:p w:rsidR="0022577A" w:rsidRDefault="0022577A" w:rsidP="00014C5F">
            <w:r>
              <w:t>02</w:t>
            </w:r>
          </w:p>
        </w:tc>
        <w:tc>
          <w:tcPr>
            <w:tcW w:w="1781" w:type="dxa"/>
          </w:tcPr>
          <w:p w:rsidR="0022577A" w:rsidRDefault="0022577A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2577A" w:rsidRDefault="0022577A" w:rsidP="003608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C0DLCIER (first 2 symbols)  </w:t>
            </w:r>
            <w:r w:rsidR="00CF1304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22577A" w:rsidRDefault="0022577A" w:rsidP="003608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C0DLCIER (last 4 symbols) </w:t>
            </w:r>
            <w:r w:rsidR="00CF1304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2577A" w:rsidRDefault="0022577A" w:rsidP="00360848"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2577A" w:rsidRDefault="0022577A" w:rsidP="004C398E">
            <w:r>
              <w:t>02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22577A" w:rsidTr="0022577A">
        <w:tc>
          <w:tcPr>
            <w:tcW w:w="2299" w:type="dxa"/>
          </w:tcPr>
          <w:p w:rsidR="0022577A" w:rsidRDefault="0022577A">
            <w:r>
              <w:t>02</w:t>
            </w:r>
          </w:p>
        </w:tc>
        <w:tc>
          <w:tcPr>
            <w:tcW w:w="1781" w:type="dxa"/>
          </w:tcPr>
          <w:p w:rsidR="0022577A" w:rsidRDefault="0022577A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Issuer</w:t>
            </w:r>
          </w:p>
        </w:tc>
        <w:tc>
          <w:tcPr>
            <w:tcW w:w="2362" w:type="dxa"/>
          </w:tcPr>
          <w:p w:rsidR="0022577A" w:rsidRDefault="0022577A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C0DLCIE3 (first 2 symbols)  </w:t>
            </w:r>
            <w:r w:rsidR="00CF1304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2577A" w:rsidRDefault="0022577A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C0DLCIE3 (last 4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symbols) </w:t>
            </w:r>
            <w:r w:rsidR="00CF1304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2577A" w:rsidRDefault="0022577A" w:rsidP="003608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CMAQSERE</w:t>
            </w:r>
          </w:p>
        </w:tc>
        <w:tc>
          <w:tcPr>
            <w:tcW w:w="2080" w:type="dxa"/>
          </w:tcPr>
          <w:p w:rsidR="0022577A" w:rsidRDefault="0022577A" w:rsidP="004C398E">
            <w:r>
              <w:lastRenderedPageBreak/>
              <w:t>02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CF5F90" w:rsidTr="0022577A">
        <w:tc>
          <w:tcPr>
            <w:tcW w:w="2299" w:type="dxa"/>
          </w:tcPr>
          <w:p w:rsidR="00CF5F90" w:rsidRDefault="00CF5F90">
            <w:r>
              <w:lastRenderedPageBreak/>
              <w:t>07</w:t>
            </w:r>
          </w:p>
        </w:tc>
        <w:tc>
          <w:tcPr>
            <w:tcW w:w="1781" w:type="dxa"/>
          </w:tcPr>
          <w:p w:rsidR="00CF5F90" w:rsidRDefault="00CF5F90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CF5F90" w:rsidRDefault="00CF5F90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C0DLCIER (first 2 symbols)  </w:t>
            </w:r>
            <w:r w:rsidR="00CF1304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CF5F90" w:rsidRDefault="00CF5F90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CMALCSBM</w:t>
            </w:r>
            <w:r w:rsidR="00EC6212">
              <w:rPr>
                <w:rFonts w:ascii="Arial" w:hAnsi="Arial" w:cs="Arial"/>
                <w:sz w:val="20"/>
                <w:szCs w:val="20"/>
              </w:rPr>
              <w:t>+</w:t>
            </w:r>
          </w:p>
          <w:p w:rsidR="00CF5F90" w:rsidRDefault="00CF5F90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CF5F90" w:rsidRDefault="00CF5F90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CF5F90" w:rsidRDefault="00CF5F90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c43cchec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E05E3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CF5F90" w:rsidRDefault="00CF5F90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cmacterm</w:t>
            </w:r>
            <w:r w:rsidR="00CF1304">
              <w:rPr>
                <w:rFonts w:ascii="Arial" w:hAnsi="Arial" w:cs="Arial"/>
                <w:sz w:val="20"/>
                <w:szCs w:val="20"/>
              </w:rPr>
              <w:t xml:space="preserve"> _</w:t>
            </w:r>
          </w:p>
          <w:p w:rsidR="00CF5F90" w:rsidRDefault="00CF5F90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CF5F90" w:rsidRDefault="00CF5F90" w:rsidP="008E2088">
            <w:r>
              <w:t>0</w:t>
            </w:r>
            <w:r w:rsidR="00BE05E3">
              <w:t>7</w:t>
            </w:r>
            <w:r w:rsidR="00385962">
              <w:t>_</w:t>
            </w:r>
            <w:r>
              <w:t>XXXXXX</w:t>
            </w:r>
            <w:r w:rsidR="00BE05E3">
              <w:t xml:space="preserve"> </w:t>
            </w:r>
            <w:r w:rsidR="00385962">
              <w:t>-</w:t>
            </w:r>
            <w:r>
              <w:t>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>
            <w:r>
              <w:t>13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C0DLCIER (first 2 symbols)  - </w:t>
            </w:r>
          </w:p>
          <w:p w:rsidR="00287D5C" w:rsidRDefault="004C398E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CMALCSBM </w:t>
            </w:r>
            <w:r w:rsidR="00287D5C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287D5C" w:rsidP="004C398E">
            <w:r>
              <w:t>13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CF5F90">
            <w:r>
              <w:t>23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CMALCSBM</w:t>
            </w:r>
            <w:r w:rsidR="00EC6212">
              <w:rPr>
                <w:rFonts w:ascii="Arial" w:hAnsi="Arial" w:cs="Arial"/>
                <w:sz w:val="20"/>
                <w:szCs w:val="20"/>
              </w:rPr>
              <w:t>+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c43cchec</w:t>
            </w:r>
            <w:r>
              <w:rPr>
                <w:rFonts w:ascii="Arial" w:hAnsi="Arial" w:cs="Arial"/>
                <w:sz w:val="20"/>
                <w:szCs w:val="20"/>
              </w:rPr>
              <w:t xml:space="preserve"> -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cmacterm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664AD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287D5C" w:rsidP="00385962">
            <w:r>
              <w:t>23</w:t>
            </w:r>
            <w:r w:rsidR="00385962">
              <w:t>_</w:t>
            </w:r>
            <w:r>
              <w:t xml:space="preserve">XXXXXX </w:t>
            </w:r>
            <w:r w:rsidR="00385962">
              <w:t>-</w:t>
            </w:r>
            <w:r>
              <w:t>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>
            <w:r>
              <w:t>24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664AD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287D5C">
              <w:rPr>
                <w:rFonts w:ascii="Arial" w:hAnsi="Arial" w:cs="Arial"/>
                <w:sz w:val="20"/>
                <w:szCs w:val="20"/>
              </w:rPr>
              <w:t>C</w:t>
            </w:r>
            <w:r w:rsidR="00287D5C" w:rsidRPr="00287D5C">
              <w:rPr>
                <w:rFonts w:ascii="Arial" w:hAnsi="Arial" w:cs="Arial"/>
                <w:sz w:val="20"/>
                <w:szCs w:val="20"/>
              </w:rPr>
              <w:t>malcsbc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EE67A5" w:rsidP="00EE67A5">
            <w:r>
              <w:t>24</w:t>
            </w:r>
            <w:r w:rsidR="00385962">
              <w:t>_</w:t>
            </w:r>
            <w:r w:rsidR="00287D5C">
              <w:t>XXXXXX</w:t>
            </w:r>
            <w:r w:rsidR="00385962">
              <w:t>-</w:t>
            </w:r>
            <w:r w:rsidR="00287D5C">
              <w:t>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287D5C">
            <w:r>
              <w:t>24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Issuer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C0DLCIE3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C0DLCIE3 (last 4 symbols) </w:t>
            </w:r>
            <w:r w:rsidR="002664AD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CMAQSERE</w:t>
            </w:r>
          </w:p>
        </w:tc>
        <w:tc>
          <w:tcPr>
            <w:tcW w:w="2080" w:type="dxa"/>
          </w:tcPr>
          <w:p w:rsidR="00287D5C" w:rsidRDefault="00287D5C" w:rsidP="004C398E">
            <w:r>
              <w:t>24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287D5C">
            <w:r>
              <w:t>42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287D5C" w:rsidRDefault="002664AD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287D5C">
              <w:rPr>
                <w:rFonts w:ascii="Arial" w:hAnsi="Arial" w:cs="Arial"/>
                <w:sz w:val="20"/>
                <w:szCs w:val="20"/>
              </w:rPr>
              <w:t>C</w:t>
            </w:r>
            <w:r w:rsidR="00287D5C" w:rsidRPr="00287D5C">
              <w:rPr>
                <w:rFonts w:ascii="Arial" w:hAnsi="Arial" w:cs="Arial"/>
                <w:sz w:val="20"/>
                <w:szCs w:val="20"/>
              </w:rPr>
              <w:t>maccaje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287D5C" w:rsidP="004C398E">
            <w:r>
              <w:t>42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287D5C">
            <w:r>
              <w:t>43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(last 4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287D5C" w:rsidP="004C398E">
            <w:r>
              <w:t>43</w:t>
            </w:r>
            <w:r w:rsidR="00385962">
              <w:t>_</w:t>
            </w:r>
            <w:r>
              <w:t>XXXXXX</w:t>
            </w:r>
            <w:r w:rsidR="00385962">
              <w:t>-</w:t>
            </w:r>
            <w:r>
              <w:t>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287D5C">
            <w:r>
              <w:t>47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CMALCSBM</w:t>
            </w:r>
            <w:r w:rsidR="00EC6212">
              <w:rPr>
                <w:rFonts w:ascii="Arial" w:hAnsi="Arial" w:cs="Arial"/>
                <w:sz w:val="20"/>
                <w:szCs w:val="20"/>
              </w:rPr>
              <w:t>+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c43cchec</w:t>
            </w:r>
            <w:r>
              <w:rPr>
                <w:rFonts w:ascii="Arial" w:hAnsi="Arial" w:cs="Arial"/>
                <w:sz w:val="20"/>
                <w:szCs w:val="20"/>
              </w:rPr>
              <w:t xml:space="preserve"> -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cmacterm</w:t>
            </w:r>
            <w:r w:rsidR="002664AD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287D5C" w:rsidP="008E2088">
            <w:r>
              <w:t>47</w:t>
            </w:r>
            <w:r w:rsidR="008033CD">
              <w:t>_</w:t>
            </w:r>
            <w:r>
              <w:t>XXXXXX-XXXXXX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287D5C">
            <w:r>
              <w:t>63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CMALCSBM</w:t>
            </w:r>
            <w:r w:rsidR="00EC6212">
              <w:rPr>
                <w:rFonts w:ascii="Arial" w:hAnsi="Arial" w:cs="Arial"/>
                <w:sz w:val="20"/>
                <w:szCs w:val="20"/>
              </w:rPr>
              <w:t>+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c43cchec</w:t>
            </w:r>
            <w:r>
              <w:rPr>
                <w:rFonts w:ascii="Arial" w:hAnsi="Arial" w:cs="Arial"/>
                <w:sz w:val="20"/>
                <w:szCs w:val="20"/>
              </w:rPr>
              <w:t xml:space="preserve"> -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cmacterm</w:t>
            </w:r>
            <w:r w:rsidR="002664AD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287D5C" w:rsidP="008E2088">
            <w:r>
              <w:t>63</w:t>
            </w:r>
            <w:r w:rsidR="008033CD">
              <w:t>_</w:t>
            </w:r>
            <w:r>
              <w:t>XXXXXX-</w:t>
            </w:r>
            <w:r w:rsidR="008E2088" w:rsidDel="008E2088">
              <w:t xml:space="preserve"> </w:t>
            </w:r>
            <w:r>
              <w:t xml:space="preserve"> 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287D5C">
            <w:r>
              <w:t>67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CMALCSBM</w:t>
            </w:r>
            <w:r w:rsidR="00EC6212">
              <w:rPr>
                <w:rFonts w:ascii="Arial" w:hAnsi="Arial" w:cs="Arial"/>
                <w:sz w:val="20"/>
                <w:szCs w:val="20"/>
              </w:rPr>
              <w:t>+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c43cchec</w:t>
            </w:r>
            <w:r>
              <w:rPr>
                <w:rFonts w:ascii="Arial" w:hAnsi="Arial" w:cs="Arial"/>
                <w:sz w:val="20"/>
                <w:szCs w:val="20"/>
              </w:rPr>
              <w:t xml:space="preserve"> -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cmacterm</w:t>
            </w:r>
            <w:r w:rsidR="002664AD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287D5C" w:rsidP="008E2088">
            <w:r>
              <w:lastRenderedPageBreak/>
              <w:t>67</w:t>
            </w:r>
            <w:r w:rsidR="008033CD">
              <w:t>_</w:t>
            </w:r>
            <w:r>
              <w:t>XXXXXX-</w:t>
            </w:r>
            <w:r w:rsidR="008E2088" w:rsidDel="008E2088">
              <w:t xml:space="preserve"> </w:t>
            </w:r>
            <w:r>
              <w:t xml:space="preserve"> XXXXXX</w:t>
            </w:r>
          </w:p>
        </w:tc>
      </w:tr>
      <w:tr w:rsidR="00287D5C" w:rsidTr="0022577A">
        <w:tc>
          <w:tcPr>
            <w:tcW w:w="2299" w:type="dxa"/>
          </w:tcPr>
          <w:p w:rsidR="00287D5C" w:rsidRDefault="00287D5C" w:rsidP="00287D5C">
            <w:r>
              <w:lastRenderedPageBreak/>
              <w:t>79</w:t>
            </w:r>
          </w:p>
        </w:tc>
        <w:tc>
          <w:tcPr>
            <w:tcW w:w="1781" w:type="dxa"/>
          </w:tcPr>
          <w:p w:rsidR="00287D5C" w:rsidRDefault="00287D5C" w:rsidP="00014C5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Acquirer</w:t>
            </w:r>
          </w:p>
        </w:tc>
        <w:tc>
          <w:tcPr>
            <w:tcW w:w="2362" w:type="dxa"/>
          </w:tcPr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 (first 2 symbols)</w:t>
            </w:r>
            <w:r w:rsidR="002664AD">
              <w:rPr>
                <w:rFonts w:ascii="Arial" w:hAnsi="Arial" w:cs="Arial"/>
                <w:sz w:val="20"/>
                <w:szCs w:val="20"/>
              </w:rPr>
              <w:t>_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CMALCSBM</w:t>
            </w:r>
            <w:r w:rsidR="00EC6212">
              <w:rPr>
                <w:rFonts w:ascii="Arial" w:hAnsi="Arial" w:cs="Arial"/>
                <w:sz w:val="20"/>
                <w:szCs w:val="20"/>
              </w:rPr>
              <w:t>+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c43cchec</w:t>
            </w:r>
            <w:r>
              <w:rPr>
                <w:rFonts w:ascii="Arial" w:hAnsi="Arial" w:cs="Arial"/>
                <w:sz w:val="20"/>
                <w:szCs w:val="20"/>
              </w:rPr>
              <w:t xml:space="preserve"> - 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 w:rsidRPr="00CF5F90">
              <w:rPr>
                <w:rFonts w:ascii="Arial" w:hAnsi="Arial" w:cs="Arial"/>
                <w:sz w:val="20"/>
                <w:szCs w:val="20"/>
              </w:rPr>
              <w:t>cmacterm</w:t>
            </w:r>
            <w:r w:rsidR="002664AD">
              <w:rPr>
                <w:rFonts w:ascii="Arial" w:hAnsi="Arial" w:cs="Arial"/>
                <w:sz w:val="20"/>
                <w:szCs w:val="20"/>
              </w:rPr>
              <w:t>-</w:t>
            </w:r>
          </w:p>
          <w:p w:rsidR="00287D5C" w:rsidRDefault="00287D5C" w:rsidP="0079496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CMAQSEAD</w:t>
            </w:r>
          </w:p>
        </w:tc>
        <w:tc>
          <w:tcPr>
            <w:tcW w:w="2080" w:type="dxa"/>
          </w:tcPr>
          <w:p w:rsidR="00287D5C" w:rsidRDefault="000F4E7B" w:rsidP="008E2088">
            <w:r>
              <w:t>79</w:t>
            </w:r>
            <w:r w:rsidR="008033CD">
              <w:t>_</w:t>
            </w:r>
            <w:r w:rsidR="00287D5C">
              <w:t>XXXXXX-</w:t>
            </w:r>
            <w:r w:rsidR="008E2088" w:rsidDel="008E2088">
              <w:t xml:space="preserve"> </w:t>
            </w:r>
            <w:r w:rsidR="00287D5C">
              <w:t xml:space="preserve"> XXXXXX</w:t>
            </w:r>
          </w:p>
        </w:tc>
      </w:tr>
    </w:tbl>
    <w:p w:rsidR="009D14ED" w:rsidRDefault="00B94DE9" w:rsidP="00014C5F">
      <w:pPr>
        <w:pStyle w:val="ae"/>
      </w:pPr>
      <w:r>
        <w:t>For all others applications, session id calculated like in application id = 1.</w:t>
      </w:r>
    </w:p>
    <w:p w:rsidR="00323EFE" w:rsidRDefault="00323EFE" w:rsidP="00014C5F">
      <w:pPr>
        <w:pStyle w:val="ae"/>
      </w:pPr>
    </w:p>
    <w:p w:rsidR="00323EFE" w:rsidRDefault="00323EFE" w:rsidP="00323EFE">
      <w:pPr>
        <w:pStyle w:val="ae"/>
        <w:numPr>
          <w:ilvl w:val="0"/>
          <w:numId w:val="35"/>
        </w:numPr>
        <w:ind w:left="0"/>
      </w:pPr>
      <w:r>
        <w:t>If session id doesn’t exist in session table, creates new session with status “ACTIVE”, and sends “OpenSession” message to Reconciliation.</w:t>
      </w:r>
    </w:p>
    <w:p w:rsidR="00323EFE" w:rsidRDefault="00323EFE" w:rsidP="00323EFE">
      <w:pPr>
        <w:pStyle w:val="ae"/>
        <w:numPr>
          <w:ilvl w:val="0"/>
          <w:numId w:val="35"/>
        </w:numPr>
        <w:ind w:left="0"/>
      </w:pPr>
      <w:r>
        <w:t xml:space="preserve">If session id exists and status “CLOSED”, then module sends alert to Hermes and continues processing. </w:t>
      </w:r>
    </w:p>
    <w:p w:rsidR="00323EFE" w:rsidRDefault="00323EFE" w:rsidP="00323EFE">
      <w:pPr>
        <w:pStyle w:val="ae"/>
        <w:numPr>
          <w:ilvl w:val="0"/>
          <w:numId w:val="35"/>
        </w:numPr>
        <w:ind w:left="0"/>
      </w:pPr>
      <w:r>
        <w:t>If session id exists, status “CLOSED” and close date greater than current date + configurable parameter. Then further processing stops, sets status “ERROR” and module sends alert to Hermes.</w:t>
      </w:r>
    </w:p>
    <w:p w:rsidR="00323EFE" w:rsidRDefault="00323EFE" w:rsidP="00323EFE">
      <w:pPr>
        <w:pStyle w:val="ae"/>
        <w:numPr>
          <w:ilvl w:val="0"/>
          <w:numId w:val="35"/>
        </w:numPr>
        <w:ind w:left="0"/>
      </w:pPr>
      <w:r>
        <w:t>If session id exists and status “ACTIVE”, then continue processing.</w:t>
      </w:r>
    </w:p>
    <w:p w:rsidR="00323EFE" w:rsidRPr="002A16B9" w:rsidRDefault="00323EFE" w:rsidP="00014C5F">
      <w:pPr>
        <w:pStyle w:val="ae"/>
      </w:pPr>
    </w:p>
    <w:p w:rsidR="000D0698" w:rsidRPr="00947C13" w:rsidRDefault="002A521A" w:rsidP="000D0698">
      <w:pPr>
        <w:pStyle w:val="ae"/>
        <w:numPr>
          <w:ilvl w:val="0"/>
          <w:numId w:val="33"/>
        </w:numPr>
        <w:rPr>
          <w:b/>
        </w:rPr>
      </w:pPr>
      <w:r>
        <w:rPr>
          <w:b/>
        </w:rPr>
        <w:t>Record validation</w:t>
      </w:r>
    </w:p>
    <w:p w:rsidR="00B653BC" w:rsidRDefault="00B653BC" w:rsidP="008F0316">
      <w:pPr>
        <w:pStyle w:val="ae"/>
        <w:numPr>
          <w:ilvl w:val="0"/>
          <w:numId w:val="38"/>
        </w:numPr>
        <w:ind w:left="0"/>
      </w:pPr>
      <w:r>
        <w:t>Builds validation list order by validation priority table.</w:t>
      </w:r>
    </w:p>
    <w:p w:rsidR="0077294D" w:rsidRDefault="002A521A" w:rsidP="008F0316">
      <w:pPr>
        <w:pStyle w:val="ae"/>
        <w:numPr>
          <w:ilvl w:val="0"/>
          <w:numId w:val="38"/>
        </w:numPr>
        <w:ind w:left="0"/>
      </w:pPr>
      <w:r>
        <w:t>Record passes through</w:t>
      </w:r>
      <w:r w:rsidR="0077294D">
        <w:t xml:space="preserve"> list of validations one by one</w:t>
      </w:r>
    </w:p>
    <w:p w:rsidR="000D0698" w:rsidRDefault="0077294D" w:rsidP="008F0316">
      <w:pPr>
        <w:pStyle w:val="ae"/>
        <w:numPr>
          <w:ilvl w:val="0"/>
          <w:numId w:val="38"/>
        </w:numPr>
        <w:ind w:left="0"/>
      </w:pPr>
      <w:r>
        <w:t>I</w:t>
      </w:r>
      <w:r w:rsidR="002A521A">
        <w:t xml:space="preserve">f validation </w:t>
      </w:r>
      <w:r w:rsidR="00B4762B">
        <w:t>failed</w:t>
      </w:r>
      <w:r w:rsidR="002A521A">
        <w:t xml:space="preserve">, </w:t>
      </w:r>
      <w:r>
        <w:t xml:space="preserve">and validation type is “CRITICAL”, </w:t>
      </w:r>
      <w:r w:rsidR="002A521A">
        <w:t>sets status “ERROR”</w:t>
      </w:r>
      <w:r w:rsidR="00B4762B">
        <w:t xml:space="preserve"> for this record</w:t>
      </w:r>
      <w:r w:rsidR="002A521A">
        <w:t>, stor</w:t>
      </w:r>
      <w:r w:rsidR="00B97255">
        <w:t>e</w:t>
      </w:r>
      <w:r w:rsidR="00B4762B">
        <w:t>s</w:t>
      </w:r>
      <w:r w:rsidR="002A521A">
        <w:t xml:space="preserve"> error code, comment and validator id. Further processing</w:t>
      </w:r>
      <w:r w:rsidR="00BC6DAD">
        <w:t xml:space="preserve"> stops</w:t>
      </w:r>
      <w:r w:rsidR="002A521A">
        <w:t>.</w:t>
      </w:r>
    </w:p>
    <w:p w:rsidR="0077294D" w:rsidRDefault="0077294D" w:rsidP="008F0316">
      <w:pPr>
        <w:pStyle w:val="ae"/>
        <w:numPr>
          <w:ilvl w:val="0"/>
          <w:numId w:val="38"/>
        </w:numPr>
        <w:ind w:left="0"/>
      </w:pPr>
      <w:r>
        <w:t xml:space="preserve">If validation </w:t>
      </w:r>
      <w:r w:rsidR="00B4762B">
        <w:t>failed</w:t>
      </w:r>
      <w:r>
        <w:t>, and validation type is “NON_CRITICAL”, sets status “ERROR”</w:t>
      </w:r>
      <w:r w:rsidR="00B4762B">
        <w:t xml:space="preserve"> for this record</w:t>
      </w:r>
      <w:r>
        <w:t>, store</w:t>
      </w:r>
      <w:r w:rsidR="00B4762B">
        <w:t>s</w:t>
      </w:r>
      <w:r>
        <w:t xml:space="preserve"> error code, comment and validator id. Further processing continues, but at the end of validation list further processing is stop</w:t>
      </w:r>
      <w:r w:rsidR="00B4762B">
        <w:t>ped</w:t>
      </w:r>
      <w:r>
        <w:t>.</w:t>
      </w:r>
    </w:p>
    <w:p w:rsidR="00700240" w:rsidRDefault="00700240" w:rsidP="002A16B9">
      <w:pPr>
        <w:pStyle w:val="ae"/>
        <w:ind w:left="0"/>
      </w:pPr>
    </w:p>
    <w:p w:rsidR="00700240" w:rsidRPr="002A16B9" w:rsidRDefault="00700240" w:rsidP="002A16B9">
      <w:pPr>
        <w:pStyle w:val="ae"/>
        <w:numPr>
          <w:ilvl w:val="0"/>
          <w:numId w:val="33"/>
        </w:numPr>
      </w:pPr>
      <w:r>
        <w:rPr>
          <w:b/>
        </w:rPr>
        <w:t>SVXP mapping</w:t>
      </w:r>
    </w:p>
    <w:p w:rsidR="00700240" w:rsidRDefault="00794960">
      <w:pPr>
        <w:pStyle w:val="ae"/>
        <w:numPr>
          <w:ilvl w:val="0"/>
          <w:numId w:val="38"/>
        </w:numPr>
        <w:ind w:left="0"/>
      </w:pPr>
      <w:r>
        <w:t>Message maps into SVXP format, mapping rules described in annex TMA.xls and Mapping.xls.</w:t>
      </w:r>
    </w:p>
    <w:p w:rsidR="00794960" w:rsidRPr="00700240" w:rsidRDefault="00794960">
      <w:pPr>
        <w:pStyle w:val="ae"/>
        <w:numPr>
          <w:ilvl w:val="0"/>
          <w:numId w:val="38"/>
        </w:numPr>
        <w:ind w:left="0"/>
      </w:pPr>
      <w:r>
        <w:t>SVXP “Operation” tag, which contains result data validates by XSD. If validation fails, then record sets status “ERROR”, further processing stops.</w:t>
      </w:r>
    </w:p>
    <w:p w:rsidR="000D0698" w:rsidRDefault="00794960" w:rsidP="002A16B9">
      <w:pPr>
        <w:pStyle w:val="ae"/>
        <w:numPr>
          <w:ilvl w:val="0"/>
          <w:numId w:val="33"/>
        </w:numPr>
        <w:rPr>
          <w:b/>
        </w:rPr>
      </w:pPr>
      <w:r w:rsidRPr="002A16B9">
        <w:rPr>
          <w:b/>
        </w:rPr>
        <w:t>DCC Calculation</w:t>
      </w:r>
    </w:p>
    <w:p w:rsidR="00794960" w:rsidRPr="002A16B9" w:rsidRDefault="00794960" w:rsidP="002A16B9">
      <w:pPr>
        <w:pStyle w:val="ae"/>
        <w:numPr>
          <w:ilvl w:val="0"/>
          <w:numId w:val="49"/>
        </w:numPr>
        <w:ind w:left="0"/>
        <w:rPr>
          <w:b/>
        </w:rPr>
      </w:pPr>
      <w:r>
        <w:t>If function code (CM4LFMEN)</w:t>
      </w:r>
      <w:r w:rsidR="00B66C38">
        <w:t xml:space="preserve"> equals 184(DCC transaction), then module performs dcc calculation. Algorithm of DCC calculation described below.</w:t>
      </w:r>
    </w:p>
    <w:p w:rsidR="000D0698" w:rsidRPr="00061316" w:rsidRDefault="002A521A" w:rsidP="000D0698">
      <w:pPr>
        <w:pStyle w:val="ae"/>
        <w:numPr>
          <w:ilvl w:val="0"/>
          <w:numId w:val="33"/>
        </w:numPr>
        <w:rPr>
          <w:b/>
        </w:rPr>
      </w:pPr>
      <w:r>
        <w:rPr>
          <w:b/>
        </w:rPr>
        <w:t>SVT Calculation</w:t>
      </w:r>
    </w:p>
    <w:p w:rsidR="000D0698" w:rsidRDefault="002A521A" w:rsidP="000D0698">
      <w:r>
        <w:t xml:space="preserve">If validation was successful, </w:t>
      </w:r>
      <w:r w:rsidR="001C674B">
        <w:t xml:space="preserve">module </w:t>
      </w:r>
      <w:r>
        <w:t>perform</w:t>
      </w:r>
      <w:r w:rsidR="001C674B">
        <w:t>s</w:t>
      </w:r>
      <w:r>
        <w:t xml:space="preserve"> SVT calculation.</w:t>
      </w:r>
      <w:r w:rsidR="00990B4F">
        <w:t xml:space="preserve"> </w:t>
      </w:r>
      <w:r w:rsidR="007F2C4E">
        <w:t>Module update</w:t>
      </w:r>
      <w:r w:rsidR="00B4762B">
        <w:t>s</w:t>
      </w:r>
      <w:r w:rsidR="00990B4F">
        <w:t xml:space="preserve"> </w:t>
      </w:r>
      <w:r w:rsidR="00863DC7">
        <w:t xml:space="preserve">appropriate </w:t>
      </w:r>
      <w:r w:rsidR="00990B4F">
        <w:t>total field in TMT_session table.</w:t>
      </w:r>
      <w:r w:rsidR="00501289">
        <w:t xml:space="preserve"> </w:t>
      </w:r>
    </w:p>
    <w:p w:rsidR="00863DC7" w:rsidRDefault="00863DC7" w:rsidP="00863DC7"/>
    <w:tbl>
      <w:tblPr>
        <w:tblW w:w="869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0"/>
        <w:gridCol w:w="1283"/>
        <w:gridCol w:w="2503"/>
        <w:gridCol w:w="2516"/>
      </w:tblGrid>
      <w:tr w:rsidR="00863DC7" w:rsidRPr="007E3955" w:rsidTr="002A16B9">
        <w:tc>
          <w:tcPr>
            <w:tcW w:w="2390" w:type="dxa"/>
          </w:tcPr>
          <w:p w:rsidR="00863DC7" w:rsidRPr="007E3955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b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b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1283" w:type="dxa"/>
          </w:tcPr>
          <w:p w:rsidR="00863DC7" w:rsidRPr="007E3955" w:rsidRDefault="00863DC7" w:rsidP="00863DC7">
            <w:pPr>
              <w:pStyle w:val="ae"/>
              <w:spacing w:line="360" w:lineRule="auto"/>
              <w:ind w:left="0"/>
              <w:rPr>
                <w:rFonts w:ascii="Verdana" w:hAnsi="Verdana"/>
                <w:b/>
                <w:sz w:val="20"/>
                <w:szCs w:val="20"/>
              </w:rPr>
            </w:pPr>
            <w:r w:rsidRPr="007E3955">
              <w:rPr>
                <w:rFonts w:ascii="Verdana" w:hAnsi="Verdana"/>
                <w:b/>
                <w:sz w:val="20"/>
                <w:szCs w:val="20"/>
              </w:rPr>
              <w:t>Source (PRICE)</w:t>
            </w:r>
          </w:p>
        </w:tc>
        <w:tc>
          <w:tcPr>
            <w:tcW w:w="2503" w:type="dxa"/>
          </w:tcPr>
          <w:p w:rsidR="00863DC7" w:rsidRPr="007E3955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TMT_SESSION field</w:t>
            </w:r>
          </w:p>
        </w:tc>
        <w:tc>
          <w:tcPr>
            <w:tcW w:w="2516" w:type="dxa"/>
          </w:tcPr>
          <w:p w:rsidR="00863DC7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Condition</w:t>
            </w:r>
          </w:p>
        </w:tc>
      </w:tr>
      <w:tr w:rsidR="00863DC7" w:rsidRPr="007E3955" w:rsidTr="002A16B9">
        <w:tc>
          <w:tcPr>
            <w:tcW w:w="2390" w:type="dxa"/>
          </w:tcPr>
          <w:p w:rsidR="00863DC7" w:rsidRPr="007E3955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Number of credits</w:t>
            </w:r>
          </w:p>
        </w:tc>
        <w:tc>
          <w:tcPr>
            <w:tcW w:w="1283" w:type="dxa"/>
          </w:tcPr>
          <w:p w:rsidR="00863DC7" w:rsidRPr="007E3955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S74</w:t>
            </w:r>
          </w:p>
        </w:tc>
        <w:tc>
          <w:tcPr>
            <w:tcW w:w="2503" w:type="dxa"/>
          </w:tcPr>
          <w:p w:rsidR="00F952D4" w:rsidRPr="00C21843" w:rsidRDefault="00F952D4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 xml:space="preserve">CMTIABON </w:t>
            </w:r>
          </w:p>
          <w:p w:rsidR="00863DC7" w:rsidRPr="00C21843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863DC7" w:rsidRPr="007E3955" w:rsidRDefault="00DD1407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Add 1 if CMALMENS field =</w:t>
            </w:r>
            <w:r>
              <w:t xml:space="preserve"> </w:t>
            </w:r>
            <w:r w:rsidR="00394854">
              <w:rPr>
                <w:rFonts w:ascii="Verdana" w:hAnsi="Verdana"/>
                <w:sz w:val="20"/>
                <w:szCs w:val="20"/>
                <w:lang w:val="en-GB"/>
              </w:rPr>
              <w:t>1120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, 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00000" and 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90000" inclusive</w:t>
            </w:r>
          </w:p>
        </w:tc>
      </w:tr>
      <w:tr w:rsidR="00863DC7" w:rsidRPr="007E3955" w:rsidTr="002A16B9">
        <w:tc>
          <w:tcPr>
            <w:tcW w:w="2390" w:type="dxa"/>
          </w:tcPr>
          <w:p w:rsidR="00863DC7" w:rsidRPr="007E3955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Number of credits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from Cancellations</w:t>
            </w:r>
          </w:p>
        </w:tc>
        <w:tc>
          <w:tcPr>
            <w:tcW w:w="1283" w:type="dxa"/>
          </w:tcPr>
          <w:p w:rsidR="00863DC7" w:rsidRPr="007E3955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S75</w:t>
            </w:r>
          </w:p>
        </w:tc>
        <w:tc>
          <w:tcPr>
            <w:tcW w:w="2503" w:type="dxa"/>
          </w:tcPr>
          <w:p w:rsidR="00F952D4" w:rsidRPr="00C21843" w:rsidRDefault="00F952D4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 xml:space="preserve">CMTIANAB </w:t>
            </w:r>
          </w:p>
          <w:p w:rsidR="00863DC7" w:rsidRPr="00C21843" w:rsidRDefault="00863DC7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DD1407" w:rsidRDefault="00DD1407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Add 1 if CMALMENS field =</w:t>
            </w:r>
            <w:r>
              <w:t xml:space="preserve">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 xml:space="preserve">1420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"000000" and "190000" inclusive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Number of debits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S76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 xml:space="preserve">CMTICARG 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763EA2" w:rsidRPr="007E3955" w:rsidRDefault="00763EA2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Add 1 if CMALMENS field =</w:t>
            </w:r>
            <w:r>
              <w:t xml:space="preserve"> </w:t>
            </w:r>
            <w:r w:rsidR="00394854">
              <w:t>1100,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1</w:t>
            </w:r>
            <w:r w:rsidR="00394854">
              <w:rPr>
                <w:rFonts w:ascii="Verdana" w:hAnsi="Verdana"/>
                <w:sz w:val="20"/>
                <w:szCs w:val="20"/>
                <w:lang w:val="en-GB"/>
              </w:rPr>
              <w:t>1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20, 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0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00000" and 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1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90000" inclusive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Number of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debits </w:t>
            </w:r>
            <w:r>
              <w:rPr>
                <w:rFonts w:ascii="Verdana" w:hAnsi="Verdana"/>
                <w:sz w:val="20"/>
                <w:szCs w:val="20"/>
              </w:rPr>
              <w:t>from Cancellations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S77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 xml:space="preserve">CMTIANCA 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763EA2" w:rsidRDefault="00380451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Add 1 if CMALMENS field =</w:t>
            </w:r>
            <w:r>
              <w:t xml:space="preserve">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1420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00000" and 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90000" inclusive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Number of Service Transactions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S80</w:t>
            </w:r>
          </w:p>
        </w:tc>
        <w:tc>
          <w:tcPr>
            <w:tcW w:w="2503" w:type="dxa"/>
          </w:tcPr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C21843">
              <w:rPr>
                <w:rFonts w:ascii="Verdana" w:hAnsi="Verdana"/>
                <w:sz w:val="20"/>
                <w:szCs w:val="20"/>
                <w:lang w:val="en-GB"/>
              </w:rPr>
              <w:t>-</w:t>
            </w:r>
          </w:p>
        </w:tc>
        <w:tc>
          <w:tcPr>
            <w:tcW w:w="2516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Contains zero value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Number of Authorizations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S81</w:t>
            </w:r>
          </w:p>
        </w:tc>
        <w:tc>
          <w:tcPr>
            <w:tcW w:w="2503" w:type="dxa"/>
          </w:tcPr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C21843">
              <w:rPr>
                <w:rFonts w:ascii="Verdana" w:hAnsi="Verdana"/>
                <w:sz w:val="20"/>
                <w:szCs w:val="20"/>
                <w:lang w:val="en-GB"/>
              </w:rPr>
              <w:t>-</w:t>
            </w:r>
          </w:p>
        </w:tc>
        <w:tc>
          <w:tcPr>
            <w:tcW w:w="2516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Contains zero value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Number of collections / payments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S85</w:t>
            </w:r>
          </w:p>
        </w:tc>
        <w:tc>
          <w:tcPr>
            <w:tcW w:w="2503" w:type="dxa"/>
          </w:tcPr>
          <w:p w:rsidR="00763EA2" w:rsidRPr="00C21843" w:rsidRDefault="00763EA2" w:rsidP="00C21843">
            <w:pPr>
              <w:spacing w:line="360" w:lineRule="auto"/>
              <w:rPr>
                <w:rFonts w:ascii="Verdana" w:hAnsi="Verdana"/>
                <w:sz w:val="20"/>
                <w:szCs w:val="20"/>
                <w:lang w:val="en-GB"/>
              </w:rPr>
            </w:pPr>
            <w:r w:rsidRPr="00C21843">
              <w:rPr>
                <w:rFonts w:ascii="Verdana" w:hAnsi="Verdana"/>
                <w:sz w:val="20"/>
                <w:szCs w:val="20"/>
                <w:lang w:val="en-GB"/>
              </w:rPr>
              <w:t>-</w:t>
            </w:r>
          </w:p>
        </w:tc>
        <w:tc>
          <w:tcPr>
            <w:tcW w:w="2516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Contains zero value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Amount of Credits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S86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 xml:space="preserve">CMTJABON 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763EA2" w:rsidRPr="007E3955" w:rsidRDefault="00126F87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Add 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>CMAJIMCO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(or CMAJIMAD is null)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field value if CMALMENS field =</w:t>
            </w:r>
            <w:r>
              <w:t xml:space="preserve"> </w:t>
            </w:r>
            <w:r w:rsidR="00394854" w:rsidRPr="00DD1407">
              <w:rPr>
                <w:rFonts w:ascii="Verdana" w:hAnsi="Verdana"/>
                <w:sz w:val="20"/>
                <w:szCs w:val="20"/>
                <w:lang w:val="en-GB"/>
              </w:rPr>
              <w:t>1</w:t>
            </w:r>
            <w:r w:rsidR="00394854">
              <w:rPr>
                <w:rFonts w:ascii="Verdana" w:hAnsi="Verdana"/>
                <w:sz w:val="20"/>
                <w:szCs w:val="20"/>
                <w:lang w:val="en-GB"/>
              </w:rPr>
              <w:t>1</w:t>
            </w:r>
            <w:r w:rsidR="00394854" w:rsidRPr="00DD1407">
              <w:rPr>
                <w:rFonts w:ascii="Verdana" w:hAnsi="Verdana"/>
                <w:sz w:val="20"/>
                <w:szCs w:val="20"/>
                <w:lang w:val="en-GB"/>
              </w:rPr>
              <w:t>20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 xml:space="preserve">,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00000" and 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90000" inclusive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Amount of Credits from Cancellations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S87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>CMTJANAB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763EA2" w:rsidRDefault="00126F87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Add 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>CMAJIMCO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(or CMAJIMAD is null)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field value if CMALMENS field =</w:t>
            </w:r>
            <w:r>
              <w:t xml:space="preserve">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1420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0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00000" and 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1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90000" inclusive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Amount of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Debits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S88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>CMTJCARG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763EA2" w:rsidRDefault="00126F87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Add 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>CMAJIMCO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(or CMAJIMAD is null)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field value if CMALMENS field =</w:t>
            </w:r>
            <w:r>
              <w:t xml:space="preserve"> </w:t>
            </w:r>
            <w:r w:rsidR="00394854">
              <w:t>1100,</w:t>
            </w:r>
            <w:r w:rsidR="00394854">
              <w:rPr>
                <w:rFonts w:ascii="Verdana" w:hAnsi="Verdana"/>
                <w:sz w:val="20"/>
                <w:szCs w:val="20"/>
                <w:lang w:val="en-GB"/>
              </w:rPr>
              <w:t>1120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, 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0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00000" and 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1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90000" inclusive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Amount of Debits from Cancellations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S89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>CMTJANCA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763EA2" w:rsidRDefault="00126F87" w:rsidP="00CE791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Add 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>CMAJIMCO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(or CMAJIMAD is null)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field value if CMALMENS field =</w:t>
            </w:r>
            <w:r>
              <w:t xml:space="preserve">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1420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and concatenation of fields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CM2LTRSP, CM3LTCTA,CM3QNULO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 between 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00000" and "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2</w:t>
            </w:r>
            <w:r w:rsidRPr="00DD1407">
              <w:rPr>
                <w:rFonts w:ascii="Verdana" w:hAnsi="Verdana"/>
                <w:sz w:val="20"/>
                <w:szCs w:val="20"/>
                <w:lang w:val="en-GB"/>
              </w:rPr>
              <w:t>90000" inclusive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Net position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S97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>CMTJTINT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126F87" w:rsidRPr="001B5F9A" w:rsidRDefault="00126F87" w:rsidP="001B5F9A">
            <w:pPr>
              <w:spacing w:line="360" w:lineRule="auto"/>
              <w:rPr>
                <w:rFonts w:ascii="Verdana" w:hAnsi="Verdana"/>
                <w:sz w:val="20"/>
                <w:szCs w:val="20"/>
                <w:lang w:val="en-GB"/>
              </w:rPr>
            </w:pPr>
            <w:r w:rsidRPr="001B5F9A">
              <w:rPr>
                <w:rFonts w:ascii="Verdana" w:hAnsi="Verdana"/>
                <w:sz w:val="20"/>
                <w:szCs w:val="20"/>
                <w:lang w:val="en-GB"/>
              </w:rPr>
              <w:t xml:space="preserve">It will be obtained applying the formula: </w:t>
            </w:r>
          </w:p>
          <w:p w:rsidR="00763EA2" w:rsidRPr="007E3955" w:rsidRDefault="00126F87" w:rsidP="001B5F9A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S97 = S86 + S87 - S88 - S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>89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+ S109 - S</w:t>
            </w:r>
            <w:r w:rsidRPr="00126F87">
              <w:rPr>
                <w:rFonts w:ascii="Verdana" w:hAnsi="Verdana"/>
                <w:sz w:val="20"/>
                <w:szCs w:val="20"/>
                <w:lang w:val="en-GB"/>
              </w:rPr>
              <w:t>110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Amount of Credits for Charge-backs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7E3955">
              <w:rPr>
                <w:rFonts w:ascii="Verdana" w:hAnsi="Verdana"/>
                <w:sz w:val="20"/>
                <w:szCs w:val="20"/>
              </w:rPr>
              <w:t>S105</w:t>
            </w:r>
          </w:p>
        </w:tc>
        <w:tc>
          <w:tcPr>
            <w:tcW w:w="2503" w:type="dxa"/>
          </w:tcPr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C21843">
              <w:rPr>
                <w:rFonts w:ascii="Verdana" w:hAnsi="Verdana"/>
                <w:sz w:val="20"/>
                <w:szCs w:val="20"/>
              </w:rPr>
              <w:t>-</w:t>
            </w:r>
          </w:p>
        </w:tc>
        <w:tc>
          <w:tcPr>
            <w:tcW w:w="2516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Contains zero value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Amount of </w:t>
            </w:r>
            <w:r>
              <w:rPr>
                <w:rFonts w:ascii="Verdana" w:hAnsi="Verdana"/>
                <w:sz w:val="20"/>
                <w:szCs w:val="20"/>
              </w:rPr>
              <w:t>Debits for</w:t>
            </w: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 Charge-backs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7E3955">
              <w:rPr>
                <w:rFonts w:ascii="Verdana" w:hAnsi="Verdana"/>
                <w:sz w:val="20"/>
                <w:szCs w:val="20"/>
              </w:rPr>
              <w:t>S106</w:t>
            </w:r>
          </w:p>
        </w:tc>
        <w:tc>
          <w:tcPr>
            <w:tcW w:w="2503" w:type="dxa"/>
          </w:tcPr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C21843">
              <w:rPr>
                <w:rFonts w:ascii="Verdana" w:hAnsi="Verdana"/>
                <w:sz w:val="20"/>
                <w:szCs w:val="20"/>
              </w:rPr>
              <w:t>-</w:t>
            </w:r>
          </w:p>
        </w:tc>
        <w:tc>
          <w:tcPr>
            <w:tcW w:w="2516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Contains zero value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Number of Credits for Charge-backs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7E3955">
              <w:rPr>
                <w:rFonts w:ascii="Verdana" w:hAnsi="Verdana"/>
                <w:sz w:val="20"/>
                <w:szCs w:val="20"/>
              </w:rPr>
              <w:t>S107</w:t>
            </w:r>
          </w:p>
        </w:tc>
        <w:tc>
          <w:tcPr>
            <w:tcW w:w="2503" w:type="dxa"/>
          </w:tcPr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C21843">
              <w:rPr>
                <w:rFonts w:ascii="Verdana" w:hAnsi="Verdana"/>
                <w:sz w:val="20"/>
                <w:szCs w:val="20"/>
              </w:rPr>
              <w:t>-</w:t>
            </w:r>
          </w:p>
        </w:tc>
        <w:tc>
          <w:tcPr>
            <w:tcW w:w="2516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Contains zero value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Number of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Debits</w:t>
            </w: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 for Charge-backs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7E3955">
              <w:rPr>
                <w:rFonts w:ascii="Verdana" w:hAnsi="Verdana"/>
                <w:sz w:val="20"/>
                <w:szCs w:val="20"/>
              </w:rPr>
              <w:t>S108</w:t>
            </w:r>
          </w:p>
        </w:tc>
        <w:tc>
          <w:tcPr>
            <w:tcW w:w="2503" w:type="dxa"/>
          </w:tcPr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 w:rsidRPr="00C21843">
              <w:rPr>
                <w:rFonts w:ascii="Verdana" w:hAnsi="Verdana"/>
                <w:sz w:val="20"/>
                <w:szCs w:val="20"/>
              </w:rPr>
              <w:t>-</w:t>
            </w:r>
          </w:p>
        </w:tc>
        <w:tc>
          <w:tcPr>
            <w:tcW w:w="2516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Contains zero value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Amount of Installment Credit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S109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>CMTJTABO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516" w:type="dxa"/>
          </w:tcPr>
          <w:p w:rsidR="00763EA2" w:rsidRDefault="001E7824">
            <w:pPr>
              <w:pStyle w:val="ae"/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Add</w:t>
            </w:r>
            <w:r w:rsidR="00AF35CA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014C5F">
              <w:rPr>
                <w:rFonts w:ascii="Verdana" w:hAnsi="Verdana"/>
                <w:sz w:val="20"/>
                <w:szCs w:val="20"/>
              </w:rPr>
              <w:t>CMAJCUO1,</w:t>
            </w:r>
            <w:r w:rsidR="00AF35CA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014C5F">
              <w:rPr>
                <w:rFonts w:ascii="Verdana" w:hAnsi="Verdana"/>
                <w:sz w:val="20"/>
                <w:szCs w:val="20"/>
              </w:rPr>
              <w:t>CMAJCUO2,</w:t>
            </w:r>
            <w:r w:rsidR="00AF35CA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014C5F">
              <w:rPr>
                <w:rFonts w:ascii="Verdana" w:hAnsi="Verdana"/>
                <w:sz w:val="20"/>
                <w:szCs w:val="20"/>
              </w:rPr>
              <w:t>CMAJCUO3,</w:t>
            </w:r>
            <w:r w:rsidR="00AF35CA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1E7824">
              <w:rPr>
                <w:rFonts w:ascii="Verdana" w:hAnsi="Verdana"/>
                <w:sz w:val="20"/>
                <w:szCs w:val="20"/>
              </w:rPr>
              <w:t>CMAJCUO4</w:t>
            </w:r>
            <w:r w:rsidR="00AF35CA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 xml:space="preserve">value if </w:t>
            </w:r>
            <w:r w:rsidR="00AF35CA">
              <w:rPr>
                <w:rFonts w:ascii="Verdana" w:hAnsi="Verdana"/>
                <w:sz w:val="20"/>
                <w:szCs w:val="20"/>
              </w:rPr>
              <w:t>they are positive</w:t>
            </w:r>
          </w:p>
        </w:tc>
      </w:tr>
      <w:tr w:rsidR="00763EA2" w:rsidRPr="007E3955" w:rsidTr="002A16B9">
        <w:tc>
          <w:tcPr>
            <w:tcW w:w="2390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 xml:space="preserve">Amount of Installment 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Debit</w:t>
            </w:r>
          </w:p>
        </w:tc>
        <w:tc>
          <w:tcPr>
            <w:tcW w:w="1283" w:type="dxa"/>
          </w:tcPr>
          <w:p w:rsidR="00763EA2" w:rsidRPr="007E3955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 w:rsidRPr="007E3955">
              <w:rPr>
                <w:rFonts w:ascii="Verdana" w:hAnsi="Verdana"/>
                <w:sz w:val="20"/>
                <w:szCs w:val="20"/>
                <w:lang w:val="en-GB"/>
              </w:rPr>
              <w:t>S110</w:t>
            </w:r>
          </w:p>
        </w:tc>
        <w:tc>
          <w:tcPr>
            <w:tcW w:w="2503" w:type="dxa"/>
          </w:tcPr>
          <w:p w:rsidR="00763EA2" w:rsidRPr="00C21843" w:rsidRDefault="00763EA2" w:rsidP="00F952D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C21843">
              <w:rPr>
                <w:rFonts w:ascii="Verdana" w:hAnsi="Verdana"/>
                <w:color w:val="000000"/>
                <w:sz w:val="20"/>
                <w:szCs w:val="20"/>
              </w:rPr>
              <w:t>CMTJTCAR</w:t>
            </w:r>
          </w:p>
          <w:p w:rsidR="00763EA2" w:rsidRPr="00C21843" w:rsidRDefault="00763EA2" w:rsidP="00987E16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  <w:tc>
          <w:tcPr>
            <w:tcW w:w="2516" w:type="dxa"/>
          </w:tcPr>
          <w:p w:rsidR="00763EA2" w:rsidRPr="007E3955" w:rsidRDefault="00AF35CA" w:rsidP="00501289">
            <w:pPr>
              <w:pStyle w:val="ae"/>
              <w:spacing w:line="360" w:lineRule="auto"/>
              <w:ind w:left="0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Add </w:t>
            </w:r>
            <w:r w:rsidRPr="00325CC0">
              <w:rPr>
                <w:rFonts w:ascii="Verdana" w:hAnsi="Verdana"/>
                <w:sz w:val="20"/>
                <w:szCs w:val="20"/>
              </w:rPr>
              <w:t>CMAJCUO1,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325CC0">
              <w:rPr>
                <w:rFonts w:ascii="Verdana" w:hAnsi="Verdana"/>
                <w:sz w:val="20"/>
                <w:szCs w:val="20"/>
              </w:rPr>
              <w:t>CMAJCUO2,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325CC0">
              <w:rPr>
                <w:rFonts w:ascii="Verdana" w:hAnsi="Verdana"/>
                <w:sz w:val="20"/>
                <w:szCs w:val="20"/>
              </w:rPr>
              <w:t>CMAJCUO3,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1E7824">
              <w:rPr>
                <w:rFonts w:ascii="Verdana" w:hAnsi="Verdana"/>
                <w:sz w:val="20"/>
                <w:szCs w:val="20"/>
              </w:rPr>
              <w:t>CMAJCUO4</w:t>
            </w:r>
            <w:r>
              <w:rPr>
                <w:rFonts w:ascii="Verdana" w:hAnsi="Verdana"/>
                <w:sz w:val="20"/>
                <w:szCs w:val="20"/>
              </w:rPr>
              <w:t xml:space="preserve"> value if they are negative</w:t>
            </w:r>
          </w:p>
        </w:tc>
      </w:tr>
    </w:tbl>
    <w:p w:rsidR="000D0698" w:rsidRPr="008F4DC8" w:rsidRDefault="000D0698" w:rsidP="000D0698"/>
    <w:p w:rsidR="000D0698" w:rsidRDefault="00794960" w:rsidP="000D0698">
      <w:pPr>
        <w:pStyle w:val="ae"/>
        <w:numPr>
          <w:ilvl w:val="0"/>
          <w:numId w:val="33"/>
        </w:numPr>
        <w:rPr>
          <w:b/>
        </w:rPr>
      </w:pPr>
      <w:r>
        <w:rPr>
          <w:b/>
        </w:rPr>
        <w:lastRenderedPageBreak/>
        <w:t>Add record to batch</w:t>
      </w:r>
    </w:p>
    <w:p w:rsidR="00A27166" w:rsidRDefault="00A27166" w:rsidP="002A16B9">
      <w:pPr>
        <w:rPr>
          <w:b/>
        </w:rPr>
      </w:pPr>
      <w:r>
        <w:t xml:space="preserve">If batch size reaches batch size </w:t>
      </w:r>
      <w:r w:rsidR="00B4762B">
        <w:t xml:space="preserve">set </w:t>
      </w:r>
      <w:r>
        <w:t xml:space="preserve">in configuration table, </w:t>
      </w:r>
      <w:r w:rsidR="00794960">
        <w:t>store it in BATCH_DATA table with status “READY_TO_SEND” and sets status “PROCESSED” for all messages in batch module.</w:t>
      </w:r>
    </w:p>
    <w:p w:rsidR="00794960" w:rsidRPr="001C17FB" w:rsidRDefault="00794960" w:rsidP="002A16B9">
      <w:pPr>
        <w:rPr>
          <w:b/>
        </w:rPr>
      </w:pPr>
    </w:p>
    <w:p w:rsidR="000D0698" w:rsidRPr="009544EE" w:rsidRDefault="000D0698" w:rsidP="000D0698">
      <w:pPr>
        <w:rPr>
          <w:b/>
        </w:rPr>
      </w:pPr>
    </w:p>
    <w:p w:rsidR="00097025" w:rsidRDefault="00097025" w:rsidP="002A16B9"/>
    <w:p w:rsidR="00097025" w:rsidRDefault="00097025" w:rsidP="008010B8">
      <w:pPr>
        <w:pStyle w:val="BPC3Heading3"/>
      </w:pPr>
      <w:bookmarkStart w:id="213" w:name="_Toc417034567"/>
      <w:r>
        <w:t>TMA Validation rules</w:t>
      </w:r>
      <w:bookmarkEnd w:id="213"/>
    </w:p>
    <w:p w:rsidR="003B78D0" w:rsidRDefault="003B78D0" w:rsidP="007409C6">
      <w:pPr>
        <w:pStyle w:val="BPC3Subhead2"/>
        <w:rPr>
          <w:rStyle w:val="ac"/>
          <w:i w:val="0"/>
        </w:rPr>
      </w:pPr>
      <w:r w:rsidRPr="007409C6">
        <w:rPr>
          <w:rStyle w:val="ac"/>
          <w:i w:val="0"/>
        </w:rPr>
        <w:t>P18 Field Validation</w:t>
      </w:r>
    </w:p>
    <w:p w:rsidR="003B78D0" w:rsidRDefault="003B78D0" w:rsidP="007409C6">
      <w:r>
        <w:rPr>
          <w:lang w:eastAsia="en-US"/>
        </w:rPr>
        <w:t>P18 field in PRICE specification is equal to “</w:t>
      </w:r>
      <w:r w:rsidRPr="007409C6">
        <w:t>C41LACT</w:t>
      </w:r>
      <w:r>
        <w:t>I” column in TMA_TMT table.</w:t>
      </w:r>
      <w:r w:rsidR="00FE6502">
        <w:t xml:space="preserve"> Module validates</w:t>
      </w:r>
      <w:r w:rsidR="005A5DC2">
        <w:t xml:space="preserve"> column</w:t>
      </w:r>
      <w:r w:rsidR="00FE6502">
        <w:t xml:space="preserve"> value by dictionary (list of values in PRICE specification p. </w:t>
      </w:r>
      <w:r w:rsidR="00040881">
        <w:t xml:space="preserve">6 </w:t>
      </w:r>
      <w:r w:rsidR="00FE6502">
        <w:t>p.12)</w:t>
      </w:r>
    </w:p>
    <w:p w:rsidR="003B78D0" w:rsidRPr="007409C6" w:rsidRDefault="003B78D0" w:rsidP="007409C6">
      <w:pPr>
        <w:rPr>
          <w:rFonts w:ascii="Verdana" w:hAnsi="Verdana"/>
          <w:color w:val="000000"/>
          <w:sz w:val="16"/>
          <w:szCs w:val="16"/>
        </w:rPr>
      </w:pPr>
    </w:p>
    <w:p w:rsidR="003B78D0" w:rsidRDefault="003B78D0" w:rsidP="007409C6">
      <w:pPr>
        <w:pStyle w:val="BPC3Subhead2"/>
      </w:pPr>
      <w:r>
        <w:t>P24 Field Validation</w:t>
      </w:r>
    </w:p>
    <w:p w:rsidR="00915CB0" w:rsidRDefault="00915CB0" w:rsidP="00915CB0">
      <w:r>
        <w:rPr>
          <w:lang w:eastAsia="en-US"/>
        </w:rPr>
        <w:t>P24 field in PRICE specification is equal to “</w:t>
      </w:r>
      <w:r w:rsidRPr="00915CB0">
        <w:t>CM4LFMEN</w:t>
      </w:r>
      <w:r>
        <w:t xml:space="preserve">” column in TMA_TMT table. Module validates column value by dictionary (list of values in PRICE specification p. </w:t>
      </w:r>
      <w:r w:rsidR="00040881">
        <w:t xml:space="preserve">6 </w:t>
      </w:r>
      <w:r>
        <w:t>p.55)</w:t>
      </w:r>
    </w:p>
    <w:p w:rsidR="00915CB0" w:rsidRPr="007409C6" w:rsidRDefault="00915CB0" w:rsidP="007409C6">
      <w:pPr>
        <w:rPr>
          <w:lang w:eastAsia="en-US"/>
        </w:rPr>
      </w:pPr>
    </w:p>
    <w:p w:rsidR="003B78D0" w:rsidRDefault="003B78D0" w:rsidP="007409C6">
      <w:pPr>
        <w:pStyle w:val="BPC3Subhead2"/>
      </w:pPr>
      <w:r>
        <w:t xml:space="preserve">P25 Field Validation </w:t>
      </w:r>
    </w:p>
    <w:p w:rsidR="00915CB0" w:rsidRDefault="00915CB0" w:rsidP="00915CB0">
      <w:r>
        <w:rPr>
          <w:lang w:eastAsia="en-US"/>
        </w:rPr>
        <w:t>P25 field in PRICE specification is equal to “</w:t>
      </w:r>
      <w:r w:rsidRPr="00915CB0">
        <w:t>CM5LRAZM</w:t>
      </w:r>
      <w:r>
        <w:t>” column in TMA_TMT table. Module validates column value by dictionary (list of values in PRICE specification p.</w:t>
      </w:r>
      <w:r w:rsidR="00040881">
        <w:t>6</w:t>
      </w:r>
      <w:r>
        <w:t xml:space="preserve"> p.62)</w:t>
      </w:r>
    </w:p>
    <w:p w:rsidR="00915CB0" w:rsidRPr="007409C6" w:rsidRDefault="00915CB0" w:rsidP="007409C6">
      <w:pPr>
        <w:rPr>
          <w:lang w:eastAsia="en-US"/>
        </w:rPr>
      </w:pPr>
    </w:p>
    <w:p w:rsidR="00915CB0" w:rsidRPr="007409C6" w:rsidRDefault="00915CB0" w:rsidP="007409C6">
      <w:pPr>
        <w:rPr>
          <w:lang w:eastAsia="en-US"/>
        </w:rPr>
      </w:pPr>
    </w:p>
    <w:p w:rsidR="003B78D0" w:rsidRDefault="003B78D0" w:rsidP="007409C6">
      <w:pPr>
        <w:pStyle w:val="BPC3Subhead2"/>
      </w:pPr>
      <w:r>
        <w:t>P39 Field Validation</w:t>
      </w:r>
    </w:p>
    <w:p w:rsidR="00915CB0" w:rsidRDefault="00915CB0" w:rsidP="00915CB0">
      <w:r>
        <w:rPr>
          <w:lang w:eastAsia="en-US"/>
        </w:rPr>
        <w:t>P</w:t>
      </w:r>
      <w:r w:rsidR="003B5F0B">
        <w:rPr>
          <w:lang w:eastAsia="en-US"/>
        </w:rPr>
        <w:t>39</w:t>
      </w:r>
      <w:r>
        <w:rPr>
          <w:lang w:eastAsia="en-US"/>
        </w:rPr>
        <w:t xml:space="preserve"> field in PRICE specification is equal to “</w:t>
      </w:r>
      <w:r w:rsidR="003B5F0B" w:rsidRPr="003B5F0B">
        <w:t>CM1LRESP</w:t>
      </w:r>
      <w:r>
        <w:t>” column in TMA_TMT table. Module validates column value by dictionary (list of values in PRICE specification p.</w:t>
      </w:r>
      <w:r w:rsidR="00040881">
        <w:t xml:space="preserve">6 </w:t>
      </w:r>
      <w:r>
        <w:t>p.</w:t>
      </w:r>
      <w:r w:rsidR="0079014B">
        <w:t>146</w:t>
      </w:r>
      <w:r>
        <w:t>)</w:t>
      </w:r>
    </w:p>
    <w:p w:rsidR="00915CB0" w:rsidRPr="007409C6" w:rsidRDefault="00915CB0" w:rsidP="007409C6">
      <w:pPr>
        <w:rPr>
          <w:lang w:eastAsia="en-US"/>
        </w:rPr>
      </w:pPr>
    </w:p>
    <w:p w:rsidR="003B78D0" w:rsidRDefault="003B78D0" w:rsidP="007409C6">
      <w:pPr>
        <w:pStyle w:val="BPC3Subhead2"/>
      </w:pPr>
      <w:r>
        <w:t>P40 Field Validation</w:t>
      </w:r>
    </w:p>
    <w:p w:rsidR="00915CB0" w:rsidRDefault="00915CB0" w:rsidP="00915CB0">
      <w:r>
        <w:rPr>
          <w:lang w:eastAsia="en-US"/>
        </w:rPr>
        <w:t>P</w:t>
      </w:r>
      <w:r w:rsidR="0089259B">
        <w:rPr>
          <w:lang w:eastAsia="en-US"/>
        </w:rPr>
        <w:t>40</w:t>
      </w:r>
      <w:r>
        <w:rPr>
          <w:lang w:eastAsia="en-US"/>
        </w:rPr>
        <w:t xml:space="preserve"> field in PRICE specification is equal to “</w:t>
      </w:r>
      <w:r w:rsidR="0089259B" w:rsidRPr="0089259B">
        <w:t>CA5LSRTJ</w:t>
      </w:r>
      <w:r>
        <w:t>” column in TMA_TMT table. Module validates column value by dictionary (list of values in PRICE specification p</w:t>
      </w:r>
      <w:r w:rsidR="001B3929">
        <w:t>.</w:t>
      </w:r>
      <w:r w:rsidR="00040881">
        <w:t>6</w:t>
      </w:r>
      <w:r>
        <w:t xml:space="preserve"> p.</w:t>
      </w:r>
      <w:r w:rsidR="0079014B">
        <w:t>155</w:t>
      </w:r>
      <w:r>
        <w:t>)</w:t>
      </w:r>
    </w:p>
    <w:p w:rsidR="00915CB0" w:rsidRPr="007409C6" w:rsidRDefault="00915CB0" w:rsidP="007409C6">
      <w:pPr>
        <w:rPr>
          <w:lang w:eastAsia="en-US"/>
        </w:rPr>
      </w:pPr>
    </w:p>
    <w:p w:rsidR="003B78D0" w:rsidRDefault="003B78D0" w:rsidP="007409C6">
      <w:pPr>
        <w:pStyle w:val="BPC3Subhead2"/>
      </w:pPr>
      <w:r>
        <w:t>P50 Field Validation</w:t>
      </w:r>
    </w:p>
    <w:p w:rsidR="00915CB0" w:rsidRDefault="00915CB0" w:rsidP="00915CB0">
      <w:r>
        <w:rPr>
          <w:lang w:eastAsia="en-US"/>
        </w:rPr>
        <w:t>P</w:t>
      </w:r>
      <w:r w:rsidR="00E87116">
        <w:rPr>
          <w:lang w:eastAsia="en-US"/>
        </w:rPr>
        <w:t>50</w:t>
      </w:r>
      <w:r>
        <w:rPr>
          <w:lang w:eastAsia="en-US"/>
        </w:rPr>
        <w:t xml:space="preserve"> field in PRICE specification is equal to “</w:t>
      </w:r>
      <w:r w:rsidR="00E87116" w:rsidRPr="00E87116">
        <w:t>CE0LMON3</w:t>
      </w:r>
      <w:r>
        <w:t>” column in TMA_TMT table. Module validates column</w:t>
      </w:r>
      <w:r w:rsidR="00E87116">
        <w:t xml:space="preserve"> value. It should be “978”</w:t>
      </w:r>
      <w:r>
        <w:t xml:space="preserve"> (</w:t>
      </w:r>
      <w:r w:rsidR="00E87116">
        <w:t>PRICE specification p.3</w:t>
      </w:r>
      <w:r>
        <w:t xml:space="preserve"> p.</w:t>
      </w:r>
      <w:r w:rsidR="00E87116">
        <w:t>96</w:t>
      </w:r>
      <w:r>
        <w:t>)</w:t>
      </w:r>
    </w:p>
    <w:p w:rsidR="00915CB0" w:rsidRPr="007409C6" w:rsidRDefault="00915CB0" w:rsidP="007409C6">
      <w:pPr>
        <w:rPr>
          <w:lang w:eastAsia="en-US"/>
        </w:rPr>
      </w:pPr>
    </w:p>
    <w:p w:rsidR="003B78D0" w:rsidRDefault="003B78D0" w:rsidP="007409C6">
      <w:pPr>
        <w:pStyle w:val="BPC3Subhead2"/>
      </w:pPr>
      <w:r>
        <w:t>P57 Field Validation</w:t>
      </w:r>
    </w:p>
    <w:p w:rsidR="00915CB0" w:rsidRDefault="00915CB0" w:rsidP="00915CB0">
      <w:r>
        <w:rPr>
          <w:lang w:eastAsia="en-US"/>
        </w:rPr>
        <w:t>P</w:t>
      </w:r>
      <w:r w:rsidR="00136047">
        <w:rPr>
          <w:lang w:eastAsia="en-US"/>
        </w:rPr>
        <w:t>57</w:t>
      </w:r>
      <w:r>
        <w:rPr>
          <w:lang w:eastAsia="en-US"/>
        </w:rPr>
        <w:t xml:space="preserve"> field in PRICE specification is equal to “</w:t>
      </w:r>
      <w:r w:rsidR="00136047" w:rsidRPr="00136047">
        <w:t>CMAQPPAU</w:t>
      </w:r>
      <w:r>
        <w:t>” column in TMA_TMT table. Module validates column value (</w:t>
      </w:r>
      <w:r w:rsidR="004A3BC2">
        <w:t>rules</w:t>
      </w:r>
      <w:r>
        <w:t xml:space="preserve"> in PRICE specification p. </w:t>
      </w:r>
      <w:r w:rsidR="00A71624">
        <w:t>3</w:t>
      </w:r>
      <w:r>
        <w:t xml:space="preserve"> p.</w:t>
      </w:r>
      <w:r w:rsidR="00A71624">
        <w:t>171</w:t>
      </w:r>
      <w:r>
        <w:t>)</w:t>
      </w:r>
    </w:p>
    <w:p w:rsidR="00915CB0" w:rsidRPr="007409C6" w:rsidRDefault="00915CB0" w:rsidP="00040881">
      <w:pPr>
        <w:rPr>
          <w:lang w:eastAsia="en-US"/>
        </w:rPr>
      </w:pPr>
    </w:p>
    <w:p w:rsidR="00BD6C2B" w:rsidRDefault="00BD6C2B" w:rsidP="008010B8">
      <w:pPr>
        <w:pStyle w:val="BPC3Heading3"/>
      </w:pPr>
      <w:r>
        <w:t>Sequence diagram</w:t>
      </w:r>
    </w:p>
    <w:p w:rsidR="00BD6C2B" w:rsidRDefault="00BD6C2B" w:rsidP="005036AE"/>
    <w:p w:rsidR="00BD6C2B" w:rsidRDefault="00BD6C2B">
      <w:pPr>
        <w:jc w:val="left"/>
        <w:rPr>
          <w:caps/>
          <w:sz w:val="26"/>
          <w:szCs w:val="28"/>
          <w:lang w:eastAsia="en-US"/>
        </w:rPr>
      </w:pPr>
    </w:p>
    <w:p w:rsidR="00EA1F96" w:rsidRDefault="00EA1F96">
      <w:pPr>
        <w:jc w:val="left"/>
        <w:rPr>
          <w:caps/>
          <w:sz w:val="26"/>
          <w:szCs w:val="28"/>
          <w:lang w:eastAsia="en-US"/>
        </w:rPr>
      </w:pPr>
      <w:bookmarkStart w:id="214" w:name="_Toc417034569"/>
      <w:r>
        <w:br w:type="page"/>
      </w:r>
      <w:r w:rsidR="003B2469">
        <w:object w:dxaOrig="15811" w:dyaOrig="9088">
          <v:shape id="_x0000_i1032" type="#_x0000_t75" style="width:450.75pt;height:258.75pt" o:ole="">
            <v:imagedata r:id="rId26" o:title=""/>
          </v:shape>
          <o:OLEObject Type="Embed" ProgID="Visio.Drawing.11" ShapeID="_x0000_i1032" DrawAspect="Content" ObjectID="_1505559995" r:id="rId27"/>
        </w:object>
      </w:r>
    </w:p>
    <w:p w:rsidR="004A5A3E" w:rsidRDefault="004A5A3E">
      <w:pPr>
        <w:jc w:val="left"/>
        <w:rPr>
          <w:caps/>
          <w:sz w:val="26"/>
          <w:szCs w:val="28"/>
          <w:lang w:eastAsia="en-US"/>
        </w:rPr>
      </w:pPr>
      <w:r>
        <w:br w:type="page"/>
      </w:r>
    </w:p>
    <w:p w:rsidR="00F65259" w:rsidRDefault="00F65259">
      <w:pPr>
        <w:pStyle w:val="BPC3Heading2"/>
      </w:pPr>
      <w:r>
        <w:lastRenderedPageBreak/>
        <w:t>TMT Process Diagram</w:t>
      </w:r>
      <w:bookmarkEnd w:id="214"/>
    </w:p>
    <w:p w:rsidR="00951E92" w:rsidRDefault="00951E92" w:rsidP="008010B8">
      <w:pPr>
        <w:pStyle w:val="BPC3Heading3"/>
      </w:pPr>
      <w:bookmarkStart w:id="215" w:name="_Toc417034570"/>
      <w:r>
        <w:t>Main process</w:t>
      </w:r>
      <w:bookmarkEnd w:id="215"/>
    </w:p>
    <w:p w:rsidR="00EF2208" w:rsidRDefault="00EF2208" w:rsidP="00EF2208"/>
    <w:p w:rsidR="005B7395" w:rsidRDefault="005B7395" w:rsidP="00EF2208">
      <w:r>
        <w:object w:dxaOrig="3994" w:dyaOrig="8372">
          <v:shape id="_x0000_i1033" type="#_x0000_t75" style="width:200.25pt;height:418.5pt" o:ole="">
            <v:imagedata r:id="rId28" o:title=""/>
          </v:shape>
          <o:OLEObject Type="Embed" ProgID="Visio.Drawing.11" ShapeID="_x0000_i1033" DrawAspect="Content" ObjectID="_1505559996" r:id="rId29"/>
        </w:object>
      </w:r>
    </w:p>
    <w:p w:rsidR="00EF2208" w:rsidRDefault="00EF2208" w:rsidP="00EF2208">
      <w:r>
        <w:t xml:space="preserve">Description of steps: </w:t>
      </w:r>
    </w:p>
    <w:p w:rsidR="00EF2208" w:rsidRDefault="00EF2208" w:rsidP="00EF2208">
      <w:pPr>
        <w:pStyle w:val="ae"/>
        <w:numPr>
          <w:ilvl w:val="0"/>
          <w:numId w:val="36"/>
        </w:numPr>
        <w:rPr>
          <w:b/>
        </w:rPr>
      </w:pPr>
      <w:r>
        <w:rPr>
          <w:b/>
        </w:rPr>
        <w:t>Check new records in TM</w:t>
      </w:r>
      <w:r w:rsidR="00C12FA5">
        <w:rPr>
          <w:b/>
        </w:rPr>
        <w:t>T</w:t>
      </w:r>
      <w:r>
        <w:rPr>
          <w:b/>
        </w:rPr>
        <w:t xml:space="preserve"> table</w:t>
      </w:r>
    </w:p>
    <w:p w:rsidR="00EF2208" w:rsidRPr="00947C13" w:rsidRDefault="00EF2208" w:rsidP="00EF2208">
      <w:r>
        <w:t xml:space="preserve">Module checks </w:t>
      </w:r>
      <w:r w:rsidR="004B5215">
        <w:t xml:space="preserve">TMT table </w:t>
      </w:r>
      <w:r w:rsidR="00B4762B">
        <w:t xml:space="preserve">for </w:t>
      </w:r>
      <w:r>
        <w:t>new records</w:t>
      </w:r>
      <w:r w:rsidR="009F73A8">
        <w:t xml:space="preserve"> with message type</w:t>
      </w:r>
      <w:r w:rsidR="004B5215">
        <w:t>s</w:t>
      </w:r>
      <w:r w:rsidR="009F73A8">
        <w:t xml:space="preserve"> (column </w:t>
      </w:r>
      <w:r w:rsidR="004B5215">
        <w:t>’</w:t>
      </w:r>
      <w:r w:rsidR="009F73A8">
        <w:t>CMTLMENS</w:t>
      </w:r>
      <w:r w:rsidR="004B5215">
        <w:t>‘) ’</w:t>
      </w:r>
      <w:r w:rsidR="009F73A8">
        <w:t>1520</w:t>
      </w:r>
      <w:r w:rsidR="004B5215">
        <w:t xml:space="preserve">‘ </w:t>
      </w:r>
      <w:r w:rsidR="009F73A8">
        <w:t xml:space="preserve">or </w:t>
      </w:r>
      <w:r w:rsidR="004B5215">
        <w:t>’</w:t>
      </w:r>
      <w:r w:rsidR="009F73A8">
        <w:t>1530</w:t>
      </w:r>
      <w:r w:rsidR="004B5215">
        <w:t>‘.</w:t>
      </w:r>
      <w:r w:rsidR="004B5215" w:rsidRPr="00947C13">
        <w:t xml:space="preserve"> </w:t>
      </w:r>
      <w:r w:rsidR="00DA37CC">
        <w:t xml:space="preserve"> F</w:t>
      </w:r>
      <w:r w:rsidR="00FF0D0C">
        <w:t>or other message types</w:t>
      </w:r>
      <w:r w:rsidR="00A316AA">
        <w:t>:</w:t>
      </w:r>
      <w:r w:rsidR="00FF0D0C">
        <w:t xml:space="preserve"> </w:t>
      </w:r>
      <w:r w:rsidR="004110BD">
        <w:t>store</w:t>
      </w:r>
      <w:r w:rsidR="0093319D">
        <w:t>s</w:t>
      </w:r>
      <w:r w:rsidR="00DA37CC">
        <w:t xml:space="preserve"> status “SKIPPED”,</w:t>
      </w:r>
      <w:r w:rsidR="00AF172A">
        <w:t xml:space="preserve"> further</w:t>
      </w:r>
      <w:r w:rsidR="00DA37CC">
        <w:t xml:space="preserve"> processing stops.</w:t>
      </w:r>
    </w:p>
    <w:p w:rsidR="00EF2208" w:rsidRDefault="00EF2208" w:rsidP="00EF2208">
      <w:pPr>
        <w:rPr>
          <w:ins w:id="216" w:author="BPC" w:date="2015-10-01T16:48:00Z"/>
        </w:rPr>
      </w:pPr>
      <w:r w:rsidRPr="00DD4944">
        <w:t xml:space="preserve">Input parameters: </w:t>
      </w:r>
      <w:r>
        <w:t>cron expression(from configuration table)</w:t>
      </w:r>
      <w:r w:rsidRPr="00DD4944">
        <w:t>.</w:t>
      </w:r>
    </w:p>
    <w:p w:rsidR="00E13F03" w:rsidRDefault="00E13F03" w:rsidP="00E13F03">
      <w:pPr>
        <w:pStyle w:val="ae"/>
        <w:numPr>
          <w:ilvl w:val="0"/>
          <w:numId w:val="36"/>
        </w:numPr>
        <w:spacing w:line="360" w:lineRule="auto"/>
        <w:jc w:val="left"/>
        <w:rPr>
          <w:ins w:id="217" w:author="BPC" w:date="2015-10-01T16:48:00Z"/>
        </w:rPr>
      </w:pPr>
      <w:ins w:id="218" w:author="BPC" w:date="2015-10-01T16:48:00Z">
        <w:r>
          <w:t>If field CMTMSEAD &lt;&gt; 1 in TMT table, that means, that module need to match TMT and TMR record for obtaining POS totals.</w:t>
        </w:r>
        <w:r>
          <w:t xml:space="preserve"> Join rules are represented above.</w:t>
        </w:r>
      </w:ins>
    </w:p>
    <w:p w:rsidR="00E13F03" w:rsidRDefault="00E13F03" w:rsidP="00E13F03">
      <w:pPr>
        <w:pStyle w:val="ae"/>
        <w:spacing w:line="360" w:lineRule="auto"/>
        <w:jc w:val="left"/>
        <w:rPr>
          <w:ins w:id="219" w:author="BPC" w:date="2015-10-01T16:48:00Z"/>
        </w:rPr>
        <w:pPrChange w:id="220" w:author="BPC" w:date="2015-10-01T16:48:00Z">
          <w:pPr>
            <w:pStyle w:val="ae"/>
            <w:numPr>
              <w:numId w:val="36"/>
            </w:numPr>
            <w:spacing w:line="360" w:lineRule="auto"/>
            <w:ind w:hanging="360"/>
            <w:jc w:val="left"/>
          </w:pPr>
        </w:pPrChange>
      </w:pPr>
    </w:p>
    <w:tbl>
      <w:tblPr>
        <w:tblW w:w="837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8"/>
        <w:gridCol w:w="4253"/>
        <w:gridCol w:w="2268"/>
      </w:tblGrid>
      <w:tr w:rsidR="00E13F03" w:rsidRPr="0067429F" w:rsidTr="005D3346">
        <w:trPr>
          <w:trHeight w:val="300"/>
          <w:ins w:id="221" w:author="BPC" w:date="2015-10-01T16:48:00Z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rPr>
                <w:ins w:id="222" w:author="BPC" w:date="2015-10-01T16:48:00Z"/>
                <w:rFonts w:ascii="Verdana" w:hAnsi="Verdana" w:cs="Calibri"/>
                <w:color w:val="000000"/>
                <w:lang w:eastAsia="es-ES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rPr>
                <w:ins w:id="223" w:author="BPC" w:date="2015-10-01T16:48:00Z"/>
                <w:rFonts w:ascii="Verdana" w:hAnsi="Verdana" w:cs="Calibri"/>
                <w:color w:val="000000"/>
                <w:lang w:eastAsia="es-ES"/>
              </w:rPr>
            </w:pPr>
            <w:ins w:id="224" w:author="BPC" w:date="2015-10-01T16:48:00Z">
              <w:r w:rsidRPr="0067429F">
                <w:rPr>
                  <w:rFonts w:ascii="Verdana" w:hAnsi="Verdana" w:cs="Calibri"/>
                  <w:color w:val="000000"/>
                  <w:lang w:eastAsia="es-ES"/>
                </w:rPr>
                <w:t>TMT</w:t>
              </w:r>
            </w:ins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rPr>
                <w:ins w:id="225" w:author="BPC" w:date="2015-10-01T16:48:00Z"/>
                <w:rFonts w:ascii="Verdana" w:hAnsi="Verdana" w:cs="Calibri"/>
                <w:color w:val="000000"/>
                <w:lang w:eastAsia="es-ES"/>
              </w:rPr>
            </w:pPr>
            <w:ins w:id="226" w:author="BPC" w:date="2015-10-01T16:48:00Z">
              <w:r w:rsidRPr="0067429F">
                <w:rPr>
                  <w:rFonts w:ascii="Verdana" w:hAnsi="Verdana" w:cs="Calibri"/>
                  <w:color w:val="000000"/>
                  <w:lang w:eastAsia="es-ES"/>
                </w:rPr>
                <w:t>TMR</w:t>
              </w:r>
            </w:ins>
          </w:p>
        </w:tc>
      </w:tr>
      <w:tr w:rsidR="00E13F03" w:rsidRPr="0067429F" w:rsidTr="005D3346">
        <w:trPr>
          <w:trHeight w:val="300"/>
          <w:ins w:id="227" w:author="BPC" w:date="2015-10-01T16:48:00Z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jc w:val="center"/>
              <w:rPr>
                <w:ins w:id="228" w:author="BPC" w:date="2015-10-01T16:48:00Z"/>
                <w:rFonts w:ascii="Verdana" w:hAnsi="Verdana" w:cs="Calibri"/>
                <w:color w:val="000000"/>
                <w:lang w:eastAsia="es-ES"/>
              </w:rPr>
            </w:pPr>
            <w:ins w:id="229" w:author="BPC" w:date="2015-10-01T16:48:00Z">
              <w:r w:rsidRPr="0067429F">
                <w:rPr>
                  <w:rFonts w:ascii="Verdana" w:hAnsi="Verdana" w:cs="Calibri"/>
                  <w:color w:val="000000"/>
                  <w:lang w:eastAsia="es-ES"/>
                </w:rPr>
                <w:t>P11</w:t>
              </w:r>
            </w:ins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jc w:val="center"/>
              <w:rPr>
                <w:ins w:id="230" w:author="BPC" w:date="2015-10-01T16:48:00Z"/>
                <w:rFonts w:ascii="Verdana" w:hAnsi="Verdana" w:cs="Calibri"/>
                <w:color w:val="000000"/>
                <w:lang w:eastAsia="es-ES"/>
              </w:rPr>
            </w:pPr>
            <w:ins w:id="231" w:author="BPC" w:date="2015-10-01T16:48:00Z">
              <w:r w:rsidRPr="0067429F">
                <w:rPr>
                  <w:rFonts w:ascii="Verdana" w:hAnsi="Verdana"/>
                  <w:color w:val="000000"/>
                </w:rPr>
                <w:t>CMTQIDTR</w:t>
              </w:r>
            </w:ins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2D7937" w:rsidRDefault="00E13F03" w:rsidP="005D3346">
            <w:pPr>
              <w:spacing w:line="360" w:lineRule="auto"/>
              <w:jc w:val="center"/>
              <w:rPr>
                <w:ins w:id="232" w:author="BPC" w:date="2015-10-01T16:48:00Z"/>
                <w:rFonts w:ascii="Verdana" w:hAnsi="Verdana" w:cs="Arial"/>
              </w:rPr>
            </w:pPr>
            <w:ins w:id="233" w:author="BPC" w:date="2015-10-01T16:48:00Z">
              <w:r w:rsidRPr="0067429F">
                <w:rPr>
                  <w:rFonts w:ascii="Verdana" w:hAnsi="Verdana" w:cs="Arial"/>
                </w:rPr>
                <w:t>CM9QIDTR</w:t>
              </w:r>
            </w:ins>
          </w:p>
        </w:tc>
      </w:tr>
      <w:tr w:rsidR="00E13F03" w:rsidRPr="0067429F" w:rsidTr="005D3346">
        <w:trPr>
          <w:trHeight w:val="300"/>
          <w:ins w:id="234" w:author="BPC" w:date="2015-10-01T16:48:00Z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jc w:val="center"/>
              <w:rPr>
                <w:ins w:id="235" w:author="BPC" w:date="2015-10-01T16:48:00Z"/>
                <w:rFonts w:ascii="Verdana" w:hAnsi="Verdana" w:cs="Calibri"/>
                <w:color w:val="000000"/>
                <w:lang w:eastAsia="es-ES"/>
              </w:rPr>
            </w:pPr>
            <w:ins w:id="236" w:author="BPC" w:date="2015-10-01T16:48:00Z">
              <w:r w:rsidRPr="0067429F">
                <w:rPr>
                  <w:rFonts w:ascii="Verdana" w:hAnsi="Verdana" w:cs="Calibri"/>
                  <w:color w:val="000000"/>
                  <w:lang w:eastAsia="es-ES"/>
                </w:rPr>
                <w:lastRenderedPageBreak/>
                <w:t>P12</w:t>
              </w:r>
            </w:ins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jc w:val="center"/>
              <w:rPr>
                <w:ins w:id="237" w:author="BPC" w:date="2015-10-01T16:48:00Z"/>
                <w:rFonts w:ascii="Verdana" w:hAnsi="Verdana" w:cs="Calibri"/>
                <w:color w:val="000000"/>
                <w:lang w:eastAsia="es-ES"/>
              </w:rPr>
            </w:pPr>
            <w:ins w:id="238" w:author="BPC" w:date="2015-10-01T16:48:00Z">
              <w:r w:rsidRPr="0067429F">
                <w:rPr>
                  <w:rFonts w:ascii="Verdana" w:hAnsi="Verdana"/>
                  <w:color w:val="000000"/>
                </w:rPr>
                <w:t>CMTPTRAN</w:t>
              </w:r>
            </w:ins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2D7937" w:rsidRDefault="00E13F03" w:rsidP="005D3346">
            <w:pPr>
              <w:spacing w:line="360" w:lineRule="auto"/>
              <w:jc w:val="center"/>
              <w:rPr>
                <w:ins w:id="239" w:author="BPC" w:date="2015-10-01T16:48:00Z"/>
                <w:rFonts w:ascii="Verdana" w:hAnsi="Verdana" w:cs="Arial"/>
              </w:rPr>
            </w:pPr>
            <w:ins w:id="240" w:author="BPC" w:date="2015-10-01T16:48:00Z">
              <w:r w:rsidRPr="0067429F">
                <w:rPr>
                  <w:rFonts w:ascii="Verdana" w:hAnsi="Verdana" w:cs="Arial"/>
                </w:rPr>
                <w:t>CM9PTRAN</w:t>
              </w:r>
            </w:ins>
          </w:p>
        </w:tc>
      </w:tr>
      <w:tr w:rsidR="00E13F03" w:rsidRPr="0067429F" w:rsidTr="005D3346">
        <w:trPr>
          <w:trHeight w:val="300"/>
          <w:ins w:id="241" w:author="BPC" w:date="2015-10-01T16:48:00Z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jc w:val="center"/>
              <w:rPr>
                <w:ins w:id="242" w:author="BPC" w:date="2015-10-01T16:48:00Z"/>
                <w:rFonts w:ascii="Verdana" w:hAnsi="Verdana" w:cs="Calibri"/>
                <w:color w:val="000000"/>
                <w:lang w:eastAsia="es-ES"/>
              </w:rPr>
            </w:pPr>
            <w:ins w:id="243" w:author="BPC" w:date="2015-10-01T16:48:00Z">
              <w:r w:rsidRPr="0067429F">
                <w:rPr>
                  <w:rFonts w:ascii="Verdana" w:hAnsi="Verdana" w:cs="Calibri"/>
                  <w:color w:val="000000"/>
                  <w:lang w:eastAsia="es-ES"/>
                </w:rPr>
                <w:t>P32 TRANSFORM</w:t>
              </w:r>
            </w:ins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3238" w:rsidRPr="0067429F" w:rsidRDefault="00CB3238" w:rsidP="00CB3238">
            <w:pPr>
              <w:spacing w:line="360" w:lineRule="auto"/>
              <w:jc w:val="center"/>
              <w:rPr>
                <w:ins w:id="244" w:author="BPC" w:date="2015-10-01T16:52:00Z"/>
                <w:rFonts w:ascii="Verdana" w:hAnsi="Verdana" w:cs="Arial"/>
              </w:rPr>
            </w:pPr>
            <w:ins w:id="245" w:author="BPC" w:date="2015-10-01T16:52:00Z">
              <w:r w:rsidRPr="0067429F">
                <w:rPr>
                  <w:rFonts w:ascii="Verdana" w:hAnsi="Verdana" w:cs="Arial"/>
                </w:rPr>
                <w:t>C0DLCIER</w:t>
              </w:r>
            </w:ins>
          </w:p>
          <w:p w:rsidR="00E13F03" w:rsidRPr="0067429F" w:rsidRDefault="00E13F03" w:rsidP="005D3346">
            <w:pPr>
              <w:spacing w:line="360" w:lineRule="auto"/>
              <w:jc w:val="center"/>
              <w:rPr>
                <w:ins w:id="246" w:author="BPC" w:date="2015-10-01T16:48:00Z"/>
                <w:rFonts w:ascii="Verdana" w:hAnsi="Verdana" w:cs="Calibri"/>
                <w:color w:val="000000"/>
                <w:lang w:eastAsia="es-ES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F03" w:rsidRPr="0067429F" w:rsidRDefault="00E13F03" w:rsidP="005D3346">
            <w:pPr>
              <w:spacing w:line="360" w:lineRule="auto"/>
              <w:jc w:val="center"/>
              <w:rPr>
                <w:ins w:id="247" w:author="BPC" w:date="2015-10-01T16:48:00Z"/>
                <w:rFonts w:ascii="Verdana" w:hAnsi="Verdana" w:cs="Arial"/>
              </w:rPr>
            </w:pPr>
            <w:ins w:id="248" w:author="BPC" w:date="2015-10-01T16:48:00Z">
              <w:r w:rsidRPr="0067429F">
                <w:rPr>
                  <w:rFonts w:ascii="Verdana" w:hAnsi="Verdana" w:cs="Arial"/>
                </w:rPr>
                <w:t>C0DLCIER</w:t>
              </w:r>
            </w:ins>
          </w:p>
          <w:p w:rsidR="00E13F03" w:rsidRPr="0067429F" w:rsidRDefault="00E13F03" w:rsidP="005D3346">
            <w:pPr>
              <w:spacing w:line="360" w:lineRule="auto"/>
              <w:jc w:val="center"/>
              <w:rPr>
                <w:ins w:id="249" w:author="BPC" w:date="2015-10-01T16:48:00Z"/>
                <w:rFonts w:ascii="Verdana" w:hAnsi="Verdana" w:cs="Calibri"/>
                <w:color w:val="000000"/>
                <w:lang w:eastAsia="es-ES"/>
              </w:rPr>
            </w:pPr>
          </w:p>
        </w:tc>
      </w:tr>
    </w:tbl>
    <w:p w:rsidR="00E13F03" w:rsidRDefault="00E13F03" w:rsidP="00E13F03">
      <w:pPr>
        <w:pStyle w:val="ae"/>
        <w:rPr>
          <w:ins w:id="250" w:author="BPC" w:date="2015-10-01T16:49:00Z"/>
        </w:rPr>
        <w:pPrChange w:id="251" w:author="BPC" w:date="2015-10-01T16:48:00Z">
          <w:pPr/>
        </w:pPrChange>
      </w:pPr>
    </w:p>
    <w:p w:rsidR="005361DB" w:rsidRPr="00DD4944" w:rsidRDefault="005361DB" w:rsidP="00E13F03">
      <w:pPr>
        <w:pStyle w:val="ae"/>
        <w:pPrChange w:id="252" w:author="BPC" w:date="2015-10-01T16:48:00Z">
          <w:pPr/>
        </w:pPrChange>
      </w:pPr>
      <w:ins w:id="253" w:author="BPC" w:date="2015-10-01T16:49:00Z">
        <w:r>
          <w:t xml:space="preserve">If </w:t>
        </w:r>
      </w:ins>
      <w:ins w:id="254" w:author="BPC" w:date="2015-10-01T16:50:00Z">
        <w:r>
          <w:t>TMT and TMR records couldn’t join, then store</w:t>
        </w:r>
      </w:ins>
      <w:ins w:id="255" w:author="BPC" w:date="2015-10-01T16:51:00Z">
        <w:r>
          <w:t>s</w:t>
        </w:r>
      </w:ins>
      <w:ins w:id="256" w:author="BPC" w:date="2015-10-01T16:50:00Z">
        <w:r>
          <w:t xml:space="preserve"> status “error”, further processing stops</w:t>
        </w:r>
      </w:ins>
      <w:ins w:id="257" w:author="BPC" w:date="2015-10-01T16:51:00Z">
        <w:r w:rsidR="005A0542">
          <w:t>.</w:t>
        </w:r>
      </w:ins>
    </w:p>
    <w:p w:rsidR="000A5F31" w:rsidRDefault="000A5F31" w:rsidP="00EF2208">
      <w:pPr>
        <w:pStyle w:val="ae"/>
        <w:numPr>
          <w:ilvl w:val="0"/>
          <w:numId w:val="36"/>
        </w:numPr>
        <w:rPr>
          <w:b/>
        </w:rPr>
      </w:pPr>
      <w:r>
        <w:rPr>
          <w:b/>
        </w:rPr>
        <w:t>Calculate Session ID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00"/>
        <w:gridCol w:w="5742"/>
      </w:tblGrid>
      <w:tr w:rsidR="000A5F31" w:rsidTr="000A5F31">
        <w:tc>
          <w:tcPr>
            <w:tcW w:w="4621" w:type="dxa"/>
          </w:tcPr>
          <w:p w:rsidR="000A5F31" w:rsidRDefault="000A5F31" w:rsidP="000A5F31">
            <w:r>
              <w:t>Application ID(</w:t>
            </w:r>
            <w:r>
              <w:rPr>
                <w:rFonts w:ascii="Arial" w:hAnsi="Arial" w:cs="Arial"/>
                <w:sz w:val="20"/>
                <w:szCs w:val="20"/>
              </w:rPr>
              <w:t>CP0LAPPL</w:t>
            </w:r>
            <w:r>
              <w:t>)</w:t>
            </w:r>
          </w:p>
        </w:tc>
        <w:tc>
          <w:tcPr>
            <w:tcW w:w="4621" w:type="dxa"/>
          </w:tcPr>
          <w:p w:rsidR="000A5F31" w:rsidRDefault="000A5F31" w:rsidP="000A5F31">
            <w:r>
              <w:t>Rule</w:t>
            </w:r>
          </w:p>
        </w:tc>
      </w:tr>
      <w:tr w:rsidR="000A5F31" w:rsidTr="000A5F31">
        <w:tc>
          <w:tcPr>
            <w:tcW w:w="4621" w:type="dxa"/>
          </w:tcPr>
          <w:p w:rsidR="000A5F31" w:rsidRDefault="000A5F31" w:rsidP="000A5F31">
            <w:r>
              <w:t>01</w:t>
            </w:r>
          </w:p>
        </w:tc>
        <w:tc>
          <w:tcPr>
            <w:tcW w:w="4621" w:type="dxa"/>
          </w:tcPr>
          <w:p w:rsidR="000A5F31" w:rsidRDefault="00F100BE" w:rsidP="004C398E">
            <w:r>
              <w:rPr>
                <w:rFonts w:ascii="Arial" w:hAnsi="Arial" w:cs="Arial"/>
                <w:sz w:val="20"/>
                <w:szCs w:val="20"/>
              </w:rPr>
              <w:t>C0DLCIER(first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C0DLCIER(next  4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0A5F31" w:rsidTr="000A5F31">
        <w:tc>
          <w:tcPr>
            <w:tcW w:w="4621" w:type="dxa"/>
          </w:tcPr>
          <w:p w:rsidR="000A5F31" w:rsidRDefault="000A5F31" w:rsidP="000A5F31">
            <w:r>
              <w:t>02</w:t>
            </w:r>
          </w:p>
        </w:tc>
        <w:tc>
          <w:tcPr>
            <w:tcW w:w="4621" w:type="dxa"/>
          </w:tcPr>
          <w:p w:rsidR="000A5F31" w:rsidRDefault="00F100BE" w:rsidP="004C398E">
            <w:r>
              <w:rPr>
                <w:rFonts w:ascii="Arial" w:hAnsi="Arial" w:cs="Arial"/>
                <w:sz w:val="20"/>
                <w:szCs w:val="20"/>
              </w:rPr>
              <w:t>C0DLCIER(first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C0DLCIER(next  4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F100BE" w:rsidTr="000A5F31">
        <w:tc>
          <w:tcPr>
            <w:tcW w:w="4621" w:type="dxa"/>
          </w:tcPr>
          <w:p w:rsidR="00F100BE" w:rsidRDefault="00F100BE" w:rsidP="000A5F31">
            <w:r>
              <w:t>07</w:t>
            </w:r>
          </w:p>
        </w:tc>
        <w:tc>
          <w:tcPr>
            <w:tcW w:w="4621" w:type="dxa"/>
          </w:tcPr>
          <w:p w:rsidR="00F100BE" w:rsidRDefault="00F100BE" w:rsidP="004C39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c00lcsb+c43leca+c43lcome+c43cchec-cmtqncta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F100BE" w:rsidTr="000A5F31">
        <w:tc>
          <w:tcPr>
            <w:tcW w:w="4621" w:type="dxa"/>
          </w:tcPr>
          <w:p w:rsidR="00F100BE" w:rsidRDefault="00F100BE" w:rsidP="000A5F31">
            <w:r>
              <w:t>13</w:t>
            </w:r>
          </w:p>
        </w:tc>
        <w:tc>
          <w:tcPr>
            <w:tcW w:w="4621" w:type="dxa"/>
          </w:tcPr>
          <w:p w:rsidR="00F100BE" w:rsidRDefault="00F100BE" w:rsidP="004C39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C0DLCIER(next  4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F100BE" w:rsidTr="000A5F31">
        <w:tc>
          <w:tcPr>
            <w:tcW w:w="4621" w:type="dxa"/>
          </w:tcPr>
          <w:p w:rsidR="00F100BE" w:rsidRDefault="00F100BE" w:rsidP="000A5F31">
            <w:r>
              <w:t>22</w:t>
            </w:r>
          </w:p>
        </w:tc>
        <w:tc>
          <w:tcPr>
            <w:tcW w:w="4621" w:type="dxa"/>
          </w:tcPr>
          <w:p w:rsidR="00F100BE" w:rsidRDefault="00F100BE" w:rsidP="004C39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C0DLCIER(next  4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F100BE" w:rsidTr="000A5F31">
        <w:tc>
          <w:tcPr>
            <w:tcW w:w="4621" w:type="dxa"/>
          </w:tcPr>
          <w:p w:rsidR="00F100BE" w:rsidRDefault="00F100BE" w:rsidP="000A5F31">
            <w:r>
              <w:t>23</w:t>
            </w:r>
          </w:p>
        </w:tc>
        <w:tc>
          <w:tcPr>
            <w:tcW w:w="4621" w:type="dxa"/>
          </w:tcPr>
          <w:p w:rsidR="00F100BE" w:rsidRDefault="00F100BE" w:rsidP="004C398E">
            <w:pPr>
              <w:rPr>
                <w:rFonts w:ascii="Arial" w:hAnsi="Arial" w:cs="Arial"/>
                <w:sz w:val="20"/>
                <w:szCs w:val="20"/>
              </w:rPr>
            </w:pPr>
            <w:r w:rsidRPr="00861219">
              <w:rPr>
                <w:rFonts w:ascii="Arial" w:hAnsi="Arial" w:cs="Arial"/>
                <w:sz w:val="20"/>
                <w:szCs w:val="20"/>
              </w:rPr>
              <w:t>c0dlcier</w:t>
            </w:r>
            <w:r>
              <w:rPr>
                <w:rFonts w:ascii="Arial" w:hAnsi="Arial" w:cs="Arial"/>
                <w:sz w:val="20"/>
                <w:szCs w:val="20"/>
              </w:rPr>
              <w:t>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 w:rsidRPr="00861219">
              <w:rPr>
                <w:rFonts w:ascii="Arial" w:hAnsi="Arial" w:cs="Arial"/>
                <w:sz w:val="20"/>
                <w:szCs w:val="20"/>
              </w:rPr>
              <w:t>c00lcsb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c43cchec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61219">
              <w:rPr>
                <w:rFonts w:ascii="Arial" w:hAnsi="Arial" w:cs="Arial"/>
                <w:sz w:val="20"/>
                <w:szCs w:val="20"/>
              </w:rPr>
              <w:t>cmtqncta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 w:rsidRPr="00861219"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7A7E50" w:rsidTr="000A5F31">
        <w:tc>
          <w:tcPr>
            <w:tcW w:w="4621" w:type="dxa"/>
          </w:tcPr>
          <w:p w:rsidR="007A7E50" w:rsidRDefault="007A7E50" w:rsidP="000A5F31">
            <w:r>
              <w:t>42</w:t>
            </w:r>
          </w:p>
        </w:tc>
        <w:tc>
          <w:tcPr>
            <w:tcW w:w="4621" w:type="dxa"/>
          </w:tcPr>
          <w:p w:rsidR="007A7E50" w:rsidRPr="00861219" w:rsidRDefault="007A7E50" w:rsidP="004C39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 w:rsidR="00F80131">
              <w:t xml:space="preserve"> </w:t>
            </w:r>
            <w:r w:rsidR="00F80131" w:rsidRPr="00F80131">
              <w:rPr>
                <w:rFonts w:ascii="Arial" w:hAnsi="Arial" w:cs="Arial"/>
                <w:sz w:val="20"/>
                <w:szCs w:val="20"/>
              </w:rPr>
              <w:t>C20LORDE</w:t>
            </w:r>
            <w:r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7A7E50" w:rsidTr="000A5F31">
        <w:tc>
          <w:tcPr>
            <w:tcW w:w="4621" w:type="dxa"/>
          </w:tcPr>
          <w:p w:rsidR="007A7E50" w:rsidRDefault="007A7E50">
            <w:r>
              <w:t>43</w:t>
            </w:r>
          </w:p>
        </w:tc>
        <w:tc>
          <w:tcPr>
            <w:tcW w:w="4621" w:type="dxa"/>
          </w:tcPr>
          <w:p w:rsidR="007A7E50" w:rsidRDefault="007A7E50" w:rsidP="004C39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C0DLCIER(first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C0DLCIER(next  4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7A7E50" w:rsidTr="000A5F31">
        <w:tc>
          <w:tcPr>
            <w:tcW w:w="4621" w:type="dxa"/>
          </w:tcPr>
          <w:p w:rsidR="007A7E50" w:rsidRDefault="007A7E50" w:rsidP="007A7E50">
            <w:r>
              <w:t>47</w:t>
            </w:r>
          </w:p>
        </w:tc>
        <w:tc>
          <w:tcPr>
            <w:tcW w:w="4621" w:type="dxa"/>
          </w:tcPr>
          <w:p w:rsidR="007A7E50" w:rsidRDefault="007A7E50" w:rsidP="004C398E">
            <w:pPr>
              <w:rPr>
                <w:rFonts w:ascii="Arial" w:hAnsi="Arial" w:cs="Arial"/>
                <w:sz w:val="20"/>
                <w:szCs w:val="20"/>
              </w:rPr>
            </w:pPr>
            <w:r w:rsidRPr="00861219">
              <w:rPr>
                <w:rFonts w:ascii="Arial" w:hAnsi="Arial" w:cs="Arial"/>
                <w:sz w:val="20"/>
                <w:szCs w:val="20"/>
              </w:rPr>
              <w:t>c0dlcier</w:t>
            </w:r>
            <w:r>
              <w:rPr>
                <w:rFonts w:ascii="Arial" w:hAnsi="Arial" w:cs="Arial"/>
                <w:sz w:val="20"/>
                <w:szCs w:val="20"/>
              </w:rPr>
              <w:t>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 w:rsidRPr="00861219">
              <w:rPr>
                <w:rFonts w:ascii="Arial" w:hAnsi="Arial" w:cs="Arial"/>
                <w:sz w:val="20"/>
                <w:szCs w:val="20"/>
              </w:rPr>
              <w:t>c00lcsb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c43cchec</w:t>
            </w:r>
            <w:r w:rsidR="00297BF3"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cmtqncta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 w:rsidRPr="00861219"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7A7E50" w:rsidTr="000A5F31">
        <w:tc>
          <w:tcPr>
            <w:tcW w:w="4621" w:type="dxa"/>
          </w:tcPr>
          <w:p w:rsidR="007A7E50" w:rsidRDefault="007A7E50" w:rsidP="007A7E50">
            <w:r>
              <w:t>63</w:t>
            </w:r>
          </w:p>
        </w:tc>
        <w:tc>
          <w:tcPr>
            <w:tcW w:w="4621" w:type="dxa"/>
          </w:tcPr>
          <w:p w:rsidR="007A7E50" w:rsidRPr="00861219" w:rsidRDefault="007A7E50" w:rsidP="004C398E">
            <w:pPr>
              <w:rPr>
                <w:rFonts w:ascii="Arial" w:hAnsi="Arial" w:cs="Arial"/>
                <w:sz w:val="20"/>
                <w:szCs w:val="20"/>
              </w:rPr>
            </w:pPr>
            <w:r w:rsidRPr="00861219">
              <w:rPr>
                <w:rFonts w:ascii="Arial" w:hAnsi="Arial" w:cs="Arial"/>
                <w:sz w:val="20"/>
                <w:szCs w:val="20"/>
              </w:rPr>
              <w:t>c0dlcier</w:t>
            </w:r>
            <w:r>
              <w:rPr>
                <w:rFonts w:ascii="Arial" w:hAnsi="Arial" w:cs="Arial"/>
                <w:sz w:val="20"/>
                <w:szCs w:val="20"/>
              </w:rPr>
              <w:t>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 w:rsidRPr="00861219">
              <w:rPr>
                <w:rFonts w:ascii="Arial" w:hAnsi="Arial" w:cs="Arial"/>
                <w:sz w:val="20"/>
                <w:szCs w:val="20"/>
              </w:rPr>
              <w:t>c00lcsb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c43cchec</w:t>
            </w:r>
            <w:r w:rsidR="00297BF3"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cmtqncta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 w:rsidRPr="00861219"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7A7E50" w:rsidTr="000A5F31">
        <w:tc>
          <w:tcPr>
            <w:tcW w:w="4621" w:type="dxa"/>
          </w:tcPr>
          <w:p w:rsidR="007A7E50" w:rsidRDefault="007A7E50" w:rsidP="007A7E50">
            <w:r>
              <w:t>67</w:t>
            </w:r>
          </w:p>
        </w:tc>
        <w:tc>
          <w:tcPr>
            <w:tcW w:w="4621" w:type="dxa"/>
          </w:tcPr>
          <w:p w:rsidR="007A7E50" w:rsidRPr="00861219" w:rsidRDefault="007A7E50" w:rsidP="004C398E">
            <w:pPr>
              <w:rPr>
                <w:rFonts w:ascii="Arial" w:hAnsi="Arial" w:cs="Arial"/>
                <w:sz w:val="20"/>
                <w:szCs w:val="20"/>
              </w:rPr>
            </w:pPr>
            <w:r w:rsidRPr="00861219">
              <w:rPr>
                <w:rFonts w:ascii="Arial" w:hAnsi="Arial" w:cs="Arial"/>
                <w:sz w:val="20"/>
                <w:szCs w:val="20"/>
              </w:rPr>
              <w:t>c0dlcier</w:t>
            </w:r>
            <w:r>
              <w:rPr>
                <w:rFonts w:ascii="Arial" w:hAnsi="Arial" w:cs="Arial"/>
                <w:sz w:val="20"/>
                <w:szCs w:val="20"/>
              </w:rPr>
              <w:t>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 w:rsidRPr="00861219">
              <w:rPr>
                <w:rFonts w:ascii="Arial" w:hAnsi="Arial" w:cs="Arial"/>
                <w:sz w:val="20"/>
                <w:szCs w:val="20"/>
              </w:rPr>
              <w:t>c00lcsb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c43cchec</w:t>
            </w:r>
            <w:r w:rsidR="00297BF3"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cmtqncta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 w:rsidRPr="00861219"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  <w:tr w:rsidR="007A7E50" w:rsidTr="000A5F31">
        <w:tc>
          <w:tcPr>
            <w:tcW w:w="4621" w:type="dxa"/>
          </w:tcPr>
          <w:p w:rsidR="007A7E50" w:rsidRDefault="007A7E50" w:rsidP="007A7E50">
            <w:r>
              <w:t>79</w:t>
            </w:r>
          </w:p>
        </w:tc>
        <w:tc>
          <w:tcPr>
            <w:tcW w:w="4621" w:type="dxa"/>
          </w:tcPr>
          <w:p w:rsidR="007A7E50" w:rsidRPr="00861219" w:rsidRDefault="007A7E50" w:rsidP="004C398E">
            <w:pPr>
              <w:rPr>
                <w:rFonts w:ascii="Arial" w:hAnsi="Arial" w:cs="Arial"/>
                <w:sz w:val="20"/>
                <w:szCs w:val="20"/>
              </w:rPr>
            </w:pPr>
            <w:r w:rsidRPr="00861219">
              <w:rPr>
                <w:rFonts w:ascii="Arial" w:hAnsi="Arial" w:cs="Arial"/>
                <w:sz w:val="20"/>
                <w:szCs w:val="20"/>
              </w:rPr>
              <w:t>c0dlcier</w:t>
            </w:r>
            <w:r>
              <w:rPr>
                <w:rFonts w:ascii="Arial" w:hAnsi="Arial" w:cs="Arial"/>
                <w:sz w:val="20"/>
                <w:szCs w:val="20"/>
              </w:rPr>
              <w:t>(first 2 characters)</w:t>
            </w:r>
            <w:r w:rsidR="00297BF3">
              <w:rPr>
                <w:rFonts w:ascii="Arial" w:hAnsi="Arial" w:cs="Arial"/>
                <w:sz w:val="20"/>
                <w:szCs w:val="20"/>
              </w:rPr>
              <w:t>_</w:t>
            </w:r>
            <w:r w:rsidRPr="00861219">
              <w:rPr>
                <w:rFonts w:ascii="Arial" w:hAnsi="Arial" w:cs="Arial"/>
                <w:sz w:val="20"/>
                <w:szCs w:val="20"/>
              </w:rPr>
              <w:t>c00lcsb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c43leca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c43lcome</w:t>
            </w:r>
            <w:r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c43cchec</w:t>
            </w:r>
            <w:r w:rsidR="00297BF3">
              <w:rPr>
                <w:rFonts w:ascii="Arial" w:hAnsi="Arial" w:cs="Arial"/>
                <w:sz w:val="20"/>
                <w:szCs w:val="20"/>
              </w:rPr>
              <w:t>+</w:t>
            </w:r>
            <w:r w:rsidRPr="00861219">
              <w:rPr>
                <w:rFonts w:ascii="Arial" w:hAnsi="Arial" w:cs="Arial"/>
                <w:sz w:val="20"/>
                <w:szCs w:val="20"/>
              </w:rPr>
              <w:t>cmtqncta</w:t>
            </w:r>
            <w:r w:rsidR="00297BF3">
              <w:rPr>
                <w:rFonts w:ascii="Arial" w:hAnsi="Arial" w:cs="Arial"/>
                <w:sz w:val="20"/>
                <w:szCs w:val="20"/>
              </w:rPr>
              <w:t>-</w:t>
            </w:r>
            <w:r w:rsidRPr="00861219">
              <w:rPr>
                <w:rFonts w:ascii="Arial" w:hAnsi="Arial" w:cs="Arial"/>
                <w:sz w:val="20"/>
                <w:szCs w:val="20"/>
              </w:rPr>
              <w:t>CMTQSEAD</w:t>
            </w:r>
          </w:p>
        </w:tc>
      </w:tr>
    </w:tbl>
    <w:p w:rsidR="000A5F31" w:rsidRDefault="000A5F31" w:rsidP="00014C5F"/>
    <w:p w:rsidR="00EF2208" w:rsidRDefault="00EF2208" w:rsidP="00EF2208">
      <w:pPr>
        <w:pStyle w:val="ae"/>
        <w:numPr>
          <w:ilvl w:val="0"/>
          <w:numId w:val="36"/>
        </w:numPr>
        <w:rPr>
          <w:b/>
        </w:rPr>
      </w:pPr>
      <w:r>
        <w:rPr>
          <w:b/>
        </w:rPr>
        <w:t>Check message type of record</w:t>
      </w:r>
    </w:p>
    <w:p w:rsidR="003F455F" w:rsidRDefault="004B5215" w:rsidP="00791F02">
      <w:pPr>
        <w:rPr>
          <w:ins w:id="258" w:author="BPC" w:date="2015-09-15T14:20:00Z"/>
        </w:rPr>
      </w:pPr>
      <w:r>
        <w:t>Module creates record with</w:t>
      </w:r>
      <w:r w:rsidR="00863DC7">
        <w:t xml:space="preserve"> new total</w:t>
      </w:r>
      <w:r w:rsidR="00791F02">
        <w:t xml:space="preserve"> value</w:t>
      </w:r>
      <w:r w:rsidR="00863DC7">
        <w:t>s</w:t>
      </w:r>
      <w:r w:rsidR="00791F02">
        <w:t xml:space="preserve"> in </w:t>
      </w:r>
      <w:r w:rsidR="000A5F31">
        <w:t>TMT</w:t>
      </w:r>
      <w:r w:rsidR="00791F02">
        <w:t>_SESSION</w:t>
      </w:r>
      <w:r w:rsidR="00863DC7">
        <w:t>_MESSAGE</w:t>
      </w:r>
      <w:r w:rsidR="00791F02">
        <w:t xml:space="preserve"> table</w:t>
      </w:r>
      <w:r w:rsidR="00863DC7">
        <w:t xml:space="preserve"> with</w:t>
      </w:r>
      <w:r>
        <w:t xml:space="preserve"> appropriate</w:t>
      </w:r>
      <w:r w:rsidR="00863DC7">
        <w:t xml:space="preserve"> type</w:t>
      </w:r>
      <w:r w:rsidR="00791F02">
        <w:t xml:space="preserve">. </w:t>
      </w:r>
      <w:ins w:id="259" w:author="BPC" w:date="2015-09-15T14:20:00Z">
        <w:r w:rsidR="003F455F">
          <w:t>If session has already closed, then sends alert to Hermes, further processing stops.</w:t>
        </w:r>
      </w:ins>
    </w:p>
    <w:p w:rsidR="00842A24" w:rsidRDefault="000A5F31" w:rsidP="00842A24">
      <w:r>
        <w:t>If TMT_SESSION_MESSAGE contains ‘1520’ and ‘1530’</w:t>
      </w:r>
      <w:r w:rsidR="004B5215">
        <w:t xml:space="preserve"> (‘TE’ and ‘TR’)</w:t>
      </w:r>
      <w:r>
        <w:t xml:space="preserve"> total values, all total values was calculated.</w:t>
      </w:r>
      <w:r w:rsidR="00427E02">
        <w:t xml:space="preserve"> Set status “READY_TO_SEND”.</w:t>
      </w:r>
      <w:ins w:id="260" w:author="BPC" w:date="2015-10-05T13:58:00Z">
        <w:r w:rsidR="00842A24">
          <w:t xml:space="preserve"> </w:t>
        </w:r>
      </w:ins>
    </w:p>
    <w:p w:rsidR="00EF2208" w:rsidRDefault="00EF2208" w:rsidP="00EF2208">
      <w:pPr>
        <w:pStyle w:val="ae"/>
        <w:numPr>
          <w:ilvl w:val="0"/>
          <w:numId w:val="36"/>
        </w:numPr>
        <w:rPr>
          <w:b/>
        </w:rPr>
      </w:pPr>
      <w:r>
        <w:rPr>
          <w:b/>
        </w:rPr>
        <w:t>Send message to reconciliation</w:t>
      </w:r>
    </w:p>
    <w:p w:rsidR="00EF2208" w:rsidRDefault="00791F02" w:rsidP="00791F02">
      <w:r>
        <w:t xml:space="preserve">Module sends </w:t>
      </w:r>
      <w:r w:rsidR="009E7314">
        <w:t xml:space="preserve">“CloseSession” </w:t>
      </w:r>
      <w:r>
        <w:t>message with totals to Reconciliation module.</w:t>
      </w:r>
      <w:r w:rsidR="00A24C72">
        <w:t xml:space="preserve"> </w:t>
      </w:r>
    </w:p>
    <w:p w:rsidR="006120EA" w:rsidRDefault="006120EA" w:rsidP="003F28EB">
      <w:pPr>
        <w:pStyle w:val="ae"/>
        <w:numPr>
          <w:ilvl w:val="0"/>
          <w:numId w:val="36"/>
        </w:numPr>
        <w:rPr>
          <w:b/>
        </w:rPr>
      </w:pPr>
      <w:r w:rsidRPr="003F28EB">
        <w:rPr>
          <w:b/>
        </w:rPr>
        <w:t>Send message to SV2</w:t>
      </w:r>
    </w:p>
    <w:p w:rsidR="00A1694D" w:rsidRDefault="006120EA" w:rsidP="006120EA">
      <w:pPr>
        <w:rPr>
          <w:rFonts w:asciiTheme="minorHAnsi" w:hAnsiTheme="minorHAnsi" w:cs="Arial"/>
          <w:color w:val="000000"/>
        </w:rPr>
      </w:pPr>
      <w:r>
        <w:t xml:space="preserve">Module </w:t>
      </w:r>
      <w:r w:rsidR="009E7314">
        <w:t xml:space="preserve">creates </w:t>
      </w:r>
      <w:r>
        <w:t>SVXP message with net total value (S97).</w:t>
      </w:r>
      <w:r w:rsidR="009E62DA">
        <w:t xml:space="preserve"> Total value sends in operation tag with Oper_type =</w:t>
      </w:r>
      <w:r w:rsidR="009E62DA" w:rsidRPr="003F28EB">
        <w:rPr>
          <w:rFonts w:asciiTheme="minorHAnsi" w:hAnsiTheme="minorHAnsi"/>
        </w:rPr>
        <w:t xml:space="preserve"> </w:t>
      </w:r>
      <w:r w:rsidR="009E62DA" w:rsidRPr="003F28EB">
        <w:rPr>
          <w:rFonts w:asciiTheme="minorHAnsi" w:hAnsiTheme="minorHAnsi" w:cs="Arial"/>
          <w:color w:val="000000"/>
          <w:highlight w:val="white"/>
        </w:rPr>
        <w:t>OPTP0250</w:t>
      </w:r>
      <w:r w:rsidR="009E62DA" w:rsidRPr="003F28EB">
        <w:rPr>
          <w:rFonts w:asciiTheme="minorHAnsi" w:hAnsiTheme="minorHAnsi" w:cs="Arial"/>
          <w:color w:val="000000"/>
        </w:rPr>
        <w:t xml:space="preserve">. </w:t>
      </w:r>
      <w:r w:rsidR="009E7314">
        <w:rPr>
          <w:rFonts w:asciiTheme="minorHAnsi" w:hAnsiTheme="minorHAnsi" w:cs="Arial"/>
          <w:color w:val="000000"/>
        </w:rPr>
        <w:t>And store it in BATCH_DATA table.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58"/>
        <w:gridCol w:w="4316"/>
        <w:gridCol w:w="2268"/>
      </w:tblGrid>
      <w:tr w:rsidR="00A1694D" w:rsidTr="002B3482">
        <w:tc>
          <w:tcPr>
            <w:tcW w:w="2658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Field</w:t>
            </w:r>
          </w:p>
        </w:tc>
        <w:tc>
          <w:tcPr>
            <w:tcW w:w="4316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SVXP tag</w:t>
            </w:r>
          </w:p>
        </w:tc>
        <w:tc>
          <w:tcPr>
            <w:tcW w:w="2268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A1694D" w:rsidTr="002B3482">
        <w:tc>
          <w:tcPr>
            <w:tcW w:w="2658" w:type="dxa"/>
          </w:tcPr>
          <w:p w:rsidR="00A1694D" w:rsidRDefault="002B3482" w:rsidP="002B3482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lastRenderedPageBreak/>
              <w:t xml:space="preserve">TMT_SESSION table column </w:t>
            </w:r>
            <w:r w:rsidR="00A1694D">
              <w:rPr>
                <w:rFonts w:asciiTheme="minorHAnsi" w:hAnsiTheme="minorHAnsi" w:cs="Arial"/>
                <w:color w:val="000000"/>
              </w:rPr>
              <w:t>S97</w:t>
            </w:r>
            <w:r>
              <w:rPr>
                <w:rFonts w:asciiTheme="minorHAnsi" w:hAnsiTheme="minorHAnsi" w:cs="Arial"/>
                <w:color w:val="000000"/>
              </w:rPr>
              <w:t xml:space="preserve"> </w:t>
            </w:r>
          </w:p>
        </w:tc>
        <w:tc>
          <w:tcPr>
            <w:tcW w:w="4316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Operation/oper_amount/amount_value</w:t>
            </w:r>
          </w:p>
        </w:tc>
        <w:tc>
          <w:tcPr>
            <w:tcW w:w="2268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A1694D" w:rsidTr="002B3482">
        <w:tc>
          <w:tcPr>
            <w:tcW w:w="2658" w:type="dxa"/>
          </w:tcPr>
          <w:p w:rsidR="00A1694D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 w:rsidRPr="002B3482">
              <w:rPr>
                <w:rFonts w:asciiTheme="minorHAnsi" w:hAnsiTheme="minorHAnsi" w:cs="Arial"/>
                <w:color w:val="000000"/>
              </w:rPr>
              <w:t>STTT0000</w:t>
            </w:r>
            <w:r>
              <w:rPr>
                <w:rFonts w:asciiTheme="minorHAnsi" w:hAnsiTheme="minorHAnsi" w:cs="Arial"/>
                <w:color w:val="000000"/>
              </w:rPr>
              <w:t xml:space="preserve"> constant</w:t>
            </w:r>
          </w:p>
        </w:tc>
        <w:tc>
          <w:tcPr>
            <w:tcW w:w="4316" w:type="dxa"/>
          </w:tcPr>
          <w:p w:rsidR="00A1694D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Sttl_type</w:t>
            </w:r>
          </w:p>
        </w:tc>
        <w:tc>
          <w:tcPr>
            <w:tcW w:w="2268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A1694D" w:rsidTr="002B3482">
        <w:tc>
          <w:tcPr>
            <w:tcW w:w="2658" w:type="dxa"/>
          </w:tcPr>
          <w:p w:rsidR="00A1694D" w:rsidRDefault="002B3482" w:rsidP="002B3482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OPTP0250</w:t>
            </w:r>
          </w:p>
        </w:tc>
        <w:tc>
          <w:tcPr>
            <w:tcW w:w="4316" w:type="dxa"/>
          </w:tcPr>
          <w:p w:rsidR="00A1694D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Oper_type</w:t>
            </w:r>
          </w:p>
        </w:tc>
        <w:tc>
          <w:tcPr>
            <w:tcW w:w="2268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A1694D" w:rsidTr="002B3482">
        <w:tc>
          <w:tcPr>
            <w:tcW w:w="2658" w:type="dxa"/>
          </w:tcPr>
          <w:p w:rsidR="00A1694D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TMT_SESSION table sessionId column</w:t>
            </w:r>
          </w:p>
        </w:tc>
        <w:tc>
          <w:tcPr>
            <w:tcW w:w="4316" w:type="dxa"/>
          </w:tcPr>
          <w:p w:rsidR="00A1694D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Operation/auth_data/auth_tag/tag_id = 5001</w:t>
            </w:r>
          </w:p>
          <w:p w:rsidR="002B3482" w:rsidRDefault="002B3482" w:rsidP="002B3482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Operation/auth_data/auth_tag/tag_value </w:t>
            </w:r>
          </w:p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  <w:tc>
          <w:tcPr>
            <w:tcW w:w="2268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A1694D" w:rsidTr="002B3482">
        <w:tc>
          <w:tcPr>
            <w:tcW w:w="2658" w:type="dxa"/>
          </w:tcPr>
          <w:p w:rsidR="00A1694D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 w:rsidRPr="00A77013">
              <w:rPr>
                <w:rFonts w:ascii="Arial" w:hAnsi="Arial" w:cs="Arial"/>
                <w:color w:val="000000"/>
                <w:sz w:val="20"/>
                <w:szCs w:val="20"/>
              </w:rPr>
              <w:t>Net total amount for Intra-Servired</w:t>
            </w:r>
          </w:p>
        </w:tc>
        <w:tc>
          <w:tcPr>
            <w:tcW w:w="4316" w:type="dxa"/>
          </w:tcPr>
          <w:p w:rsidR="002B3482" w:rsidRDefault="002B3482" w:rsidP="002B3482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Operation/auth_data/auth_tag/tag_id = 5013</w:t>
            </w:r>
          </w:p>
          <w:p w:rsidR="002B3482" w:rsidRDefault="002B3482" w:rsidP="002B3482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Operation/auth_data/auth_tag/tag_value </w:t>
            </w:r>
          </w:p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  <w:tc>
          <w:tcPr>
            <w:tcW w:w="2268" w:type="dxa"/>
          </w:tcPr>
          <w:p w:rsidR="00A1694D" w:rsidRDefault="00A1694D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2B3482" w:rsidTr="002B3482">
        <w:tc>
          <w:tcPr>
            <w:tcW w:w="265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 w:rsidRPr="00A77013">
              <w:rPr>
                <w:rFonts w:ascii="Arial" w:hAnsi="Arial" w:cs="Arial"/>
                <w:color w:val="000000"/>
                <w:sz w:val="20"/>
                <w:szCs w:val="20"/>
              </w:rPr>
              <w:t>Net total amount for National Internetworks</w:t>
            </w:r>
          </w:p>
        </w:tc>
        <w:tc>
          <w:tcPr>
            <w:tcW w:w="4316" w:type="dxa"/>
          </w:tcPr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Operation/auth_data/auth_tag/tag_id = </w:t>
            </w:r>
            <w:r w:rsidR="003A4CC0">
              <w:rPr>
                <w:rFonts w:asciiTheme="minorHAnsi" w:hAnsiTheme="minorHAnsi" w:cs="Arial"/>
                <w:color w:val="000000"/>
              </w:rPr>
              <w:t>5014</w:t>
            </w:r>
          </w:p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Operation/auth_data/auth_tag/tag_value </w:t>
            </w:r>
          </w:p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  <w:tc>
          <w:tcPr>
            <w:tcW w:w="226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2B3482" w:rsidTr="002B3482">
        <w:tc>
          <w:tcPr>
            <w:tcW w:w="265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 w:rsidRPr="00A77013">
              <w:rPr>
                <w:rFonts w:ascii="Arial" w:hAnsi="Arial" w:cs="Arial"/>
                <w:color w:val="000000"/>
                <w:sz w:val="20"/>
                <w:szCs w:val="20"/>
              </w:rPr>
              <w:t>Net total amount for VISA</w:t>
            </w:r>
          </w:p>
        </w:tc>
        <w:tc>
          <w:tcPr>
            <w:tcW w:w="4316" w:type="dxa"/>
          </w:tcPr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Operation/auth_data/auth_tag/tag_id = </w:t>
            </w:r>
            <w:r w:rsidR="003A4CC0">
              <w:rPr>
                <w:rFonts w:asciiTheme="minorHAnsi" w:hAnsiTheme="minorHAnsi" w:cs="Arial"/>
                <w:color w:val="000000"/>
              </w:rPr>
              <w:t>5015</w:t>
            </w:r>
          </w:p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Operation/auth_data/auth_tag/tag_value </w:t>
            </w:r>
          </w:p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  <w:tc>
          <w:tcPr>
            <w:tcW w:w="226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2B3482" w:rsidTr="002B3482">
        <w:tc>
          <w:tcPr>
            <w:tcW w:w="265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 w:rsidRPr="00A77013">
              <w:rPr>
                <w:rFonts w:ascii="Arial" w:hAnsi="Arial" w:cs="Arial"/>
                <w:color w:val="000000"/>
                <w:sz w:val="20"/>
                <w:szCs w:val="20"/>
              </w:rPr>
              <w:t>Net total amount for CUP</w:t>
            </w:r>
          </w:p>
        </w:tc>
        <w:tc>
          <w:tcPr>
            <w:tcW w:w="4316" w:type="dxa"/>
          </w:tcPr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Operation/auth_data/auth_tag/tag_id = </w:t>
            </w:r>
            <w:r w:rsidR="003A4CC0">
              <w:rPr>
                <w:rFonts w:asciiTheme="minorHAnsi" w:hAnsiTheme="minorHAnsi" w:cs="Arial"/>
                <w:color w:val="000000"/>
              </w:rPr>
              <w:t>5016</w:t>
            </w:r>
          </w:p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Operation/auth_data/auth_tag/tag_value </w:t>
            </w:r>
          </w:p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  <w:tc>
          <w:tcPr>
            <w:tcW w:w="226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  <w:tr w:rsidR="002B3482" w:rsidTr="002B3482">
        <w:tc>
          <w:tcPr>
            <w:tcW w:w="265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  <w:r w:rsidRPr="00A77013">
              <w:rPr>
                <w:rFonts w:ascii="Arial" w:hAnsi="Arial" w:cs="Arial"/>
                <w:color w:val="000000"/>
                <w:sz w:val="20"/>
                <w:szCs w:val="20"/>
              </w:rPr>
              <w:t>Net total amount for MasterCard</w:t>
            </w:r>
          </w:p>
        </w:tc>
        <w:tc>
          <w:tcPr>
            <w:tcW w:w="4316" w:type="dxa"/>
          </w:tcPr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Operation/auth_data/auth_tag/tag_id = </w:t>
            </w:r>
            <w:r w:rsidR="003A4CC0">
              <w:rPr>
                <w:rFonts w:asciiTheme="minorHAnsi" w:hAnsiTheme="minorHAnsi" w:cs="Arial"/>
                <w:color w:val="000000"/>
              </w:rPr>
              <w:t>5017</w:t>
            </w:r>
          </w:p>
          <w:p w:rsidR="002B3482" w:rsidRDefault="002B3482" w:rsidP="00E82AD3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 xml:space="preserve">Operation/auth_data/auth_tag/tag_value </w:t>
            </w:r>
          </w:p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  <w:tc>
          <w:tcPr>
            <w:tcW w:w="2268" w:type="dxa"/>
          </w:tcPr>
          <w:p w:rsidR="002B3482" w:rsidRDefault="002B3482" w:rsidP="006120EA">
            <w:pPr>
              <w:rPr>
                <w:rFonts w:asciiTheme="minorHAnsi" w:hAnsiTheme="minorHAnsi" w:cs="Arial"/>
                <w:color w:val="000000"/>
              </w:rPr>
            </w:pPr>
          </w:p>
        </w:tc>
      </w:tr>
    </w:tbl>
    <w:p w:rsidR="00A1694D" w:rsidRDefault="00A1694D" w:rsidP="006120EA">
      <w:pPr>
        <w:rPr>
          <w:rFonts w:asciiTheme="minorHAnsi" w:hAnsiTheme="minorHAnsi" w:cs="Arial"/>
          <w:color w:val="000000"/>
        </w:rPr>
      </w:pPr>
    </w:p>
    <w:p w:rsidR="006120EA" w:rsidRDefault="009E62DA" w:rsidP="006120EA">
      <w:pPr>
        <w:rPr>
          <w:rFonts w:asciiTheme="minorHAnsi" w:hAnsiTheme="minorHAnsi" w:cs="Arial"/>
          <w:color w:val="000000"/>
        </w:rPr>
      </w:pPr>
      <w:r w:rsidRPr="003F28EB">
        <w:rPr>
          <w:rFonts w:asciiTheme="minorHAnsi" w:hAnsiTheme="minorHAnsi" w:cs="Arial"/>
          <w:color w:val="000000"/>
        </w:rPr>
        <w:t>Example of total request:</w:t>
      </w:r>
    </w:p>
    <w:p w:rsidR="00A1694D" w:rsidRPr="003F28EB" w:rsidRDefault="00A1694D" w:rsidP="006120EA">
      <w:pPr>
        <w:rPr>
          <w:rFonts w:asciiTheme="minorHAnsi" w:hAnsiTheme="minorHAnsi"/>
        </w:rPr>
      </w:pP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tns:clearing</w:t>
      </w:r>
      <w:r w:rsidRPr="003F28EB">
        <w:rPr>
          <w:rFonts w:ascii="Arial" w:hAnsi="Arial" w:cs="Arial"/>
          <w:color w:val="FF0000"/>
          <w:sz w:val="20"/>
          <w:szCs w:val="20"/>
          <w:highlight w:val="white"/>
        </w:rPr>
        <w:t xml:space="preserve"> xmlns:tns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="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http://bpc.ru/sv/SVXP/clearing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"</w:t>
      </w:r>
      <w:r>
        <w:rPr>
          <w:rFonts w:ascii="Arial" w:hAnsi="Arial" w:cs="Arial"/>
          <w:color w:val="FF0000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tns:file_type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12345678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tns:file_type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tns:operation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tns:oper_type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OPTP0250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tns:oper_type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tns:sttl_type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="002B3482" w:rsidRPr="002B3482">
        <w:rPr>
          <w:rFonts w:ascii="Arial" w:hAnsi="Arial" w:cs="Arial"/>
          <w:color w:val="000000"/>
          <w:sz w:val="20"/>
          <w:szCs w:val="20"/>
        </w:rPr>
        <w:t>STTT0000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tns:sttl_type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tns:oper_amount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tns:amount_value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>
        <w:rPr>
          <w:rFonts w:ascii="Arial" w:hAnsi="Arial" w:cs="Arial"/>
          <w:color w:val="000000"/>
          <w:sz w:val="20"/>
          <w:szCs w:val="20"/>
          <w:highlight w:val="white"/>
        </w:rPr>
        <w:t>S97</w:t>
      </w:r>
      <w:r w:rsidR="00A77013">
        <w:rPr>
          <w:rFonts w:ascii="Arial" w:hAnsi="Arial" w:cs="Arial"/>
          <w:color w:val="000000"/>
          <w:sz w:val="20"/>
          <w:szCs w:val="20"/>
          <w:highlight w:val="white"/>
        </w:rPr>
        <w:t xml:space="preserve"> 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tns:amount_value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tns:currency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EUR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tns:currency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FF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tns:oper_amount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17161A" w:rsidRPr="003F28EB" w:rsidRDefault="0017161A" w:rsidP="0017161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5F6840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tns:auth_data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17161A" w:rsidRPr="003F28EB" w:rsidRDefault="0017161A" w:rsidP="0017161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17161A" w:rsidRPr="003F28EB" w:rsidRDefault="0017161A" w:rsidP="0017161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5001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17161A" w:rsidRPr="003F28EB" w:rsidRDefault="0017161A" w:rsidP="0017161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="00D2767C">
        <w:rPr>
          <w:rFonts w:ascii="Arial" w:hAnsi="Arial" w:cs="Arial"/>
          <w:color w:val="000000"/>
          <w:sz w:val="20"/>
          <w:szCs w:val="20"/>
          <w:highlight w:val="white"/>
        </w:rPr>
        <w:t>sessionId</w:t>
      </w:r>
      <w:r w:rsidR="00A77013">
        <w:rPr>
          <w:rFonts w:ascii="Arial" w:hAnsi="Arial" w:cs="Arial"/>
          <w:color w:val="000000"/>
          <w:sz w:val="20"/>
          <w:szCs w:val="20"/>
          <w:highlight w:val="white"/>
        </w:rPr>
        <w:t xml:space="preserve"> 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17161A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5F6840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50</w:t>
      </w:r>
      <w:r>
        <w:rPr>
          <w:rFonts w:ascii="Arial" w:hAnsi="Arial" w:cs="Arial"/>
          <w:color w:val="000000"/>
          <w:sz w:val="20"/>
          <w:szCs w:val="20"/>
          <w:highlight w:val="white"/>
        </w:rPr>
        <w:t>13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A77013">
        <w:rPr>
          <w:rFonts w:ascii="Arial" w:hAnsi="Arial" w:cs="Arial"/>
          <w:color w:val="000000"/>
          <w:sz w:val="20"/>
          <w:szCs w:val="20"/>
        </w:rPr>
        <w:t>Net total amount for Intra-Servired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5F6840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50</w:t>
      </w:r>
      <w:r>
        <w:rPr>
          <w:rFonts w:ascii="Arial" w:hAnsi="Arial" w:cs="Arial"/>
          <w:color w:val="000000"/>
          <w:sz w:val="20"/>
          <w:szCs w:val="20"/>
          <w:highlight w:val="white"/>
        </w:rPr>
        <w:t>14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A77013">
        <w:rPr>
          <w:rFonts w:ascii="Arial" w:hAnsi="Arial" w:cs="Arial"/>
          <w:color w:val="000000"/>
          <w:sz w:val="20"/>
          <w:szCs w:val="20"/>
        </w:rPr>
        <w:t>Net total amount for National Internetworks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5F6840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5F6840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50</w:t>
      </w:r>
      <w:r>
        <w:rPr>
          <w:rFonts w:ascii="Arial" w:hAnsi="Arial" w:cs="Arial"/>
          <w:color w:val="000000"/>
          <w:sz w:val="20"/>
          <w:szCs w:val="20"/>
          <w:highlight w:val="white"/>
        </w:rPr>
        <w:t>15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A77013">
        <w:rPr>
          <w:rFonts w:ascii="Arial" w:hAnsi="Arial" w:cs="Arial"/>
          <w:color w:val="000000"/>
          <w:sz w:val="20"/>
          <w:szCs w:val="20"/>
        </w:rPr>
        <w:t>Net total amount for VISA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5F6840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5F6840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50</w:t>
      </w:r>
      <w:r>
        <w:rPr>
          <w:rFonts w:ascii="Arial" w:hAnsi="Arial" w:cs="Arial"/>
          <w:color w:val="000000"/>
          <w:sz w:val="20"/>
          <w:szCs w:val="20"/>
          <w:highlight w:val="white"/>
        </w:rPr>
        <w:t>16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A77013">
        <w:rPr>
          <w:rFonts w:ascii="Arial" w:hAnsi="Arial" w:cs="Arial"/>
          <w:color w:val="000000"/>
          <w:sz w:val="20"/>
          <w:szCs w:val="20"/>
        </w:rPr>
        <w:t>Net total amount for CUP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5F6840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5F6840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>50</w:t>
      </w:r>
      <w:r>
        <w:rPr>
          <w:rFonts w:ascii="Arial" w:hAnsi="Arial" w:cs="Arial"/>
          <w:color w:val="000000"/>
          <w:sz w:val="20"/>
          <w:szCs w:val="20"/>
          <w:highlight w:val="white"/>
        </w:rPr>
        <w:t>17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tns:tag_id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3F28EB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  <w:r w:rsidRPr="00A77013">
        <w:rPr>
          <w:rFonts w:ascii="Arial" w:hAnsi="Arial" w:cs="Arial"/>
          <w:color w:val="000000"/>
          <w:sz w:val="20"/>
          <w:szCs w:val="20"/>
        </w:rPr>
        <w:t>Net total amount for MasterCard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tns:tag_value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5F6840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5F6840">
        <w:rPr>
          <w:rFonts w:ascii="Arial" w:hAnsi="Arial" w:cs="Arial"/>
          <w:color w:val="800000"/>
          <w:sz w:val="20"/>
          <w:szCs w:val="20"/>
          <w:highlight w:val="white"/>
        </w:rPr>
        <w:t>tns:auth_tag</w:t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A77013" w:rsidRPr="005F6840" w:rsidRDefault="00A77013" w:rsidP="00A77013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7161A" w:rsidRPr="005F6840" w:rsidRDefault="0017161A" w:rsidP="0017161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7161A" w:rsidRPr="003F28EB" w:rsidRDefault="0017161A" w:rsidP="0017161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5F6840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5F6840">
        <w:rPr>
          <w:rFonts w:ascii="Arial" w:hAnsi="Arial" w:cs="Arial"/>
          <w:color w:val="800000"/>
          <w:sz w:val="20"/>
          <w:szCs w:val="20"/>
          <w:highlight w:val="white"/>
        </w:rPr>
        <w:t>tns:auth_data</w:t>
      </w:r>
      <w:r w:rsidRPr="005F6840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3F28EB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</w:rPr>
      </w:pPr>
      <w:r w:rsidRPr="003F28EB">
        <w:rPr>
          <w:rFonts w:ascii="Arial" w:hAnsi="Arial" w:cs="Arial"/>
          <w:color w:val="000000"/>
          <w:sz w:val="20"/>
          <w:szCs w:val="20"/>
          <w:highlight w:val="white"/>
        </w:rPr>
        <w:tab/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&lt;/</w:t>
      </w:r>
      <w:r w:rsidRPr="003F28EB">
        <w:rPr>
          <w:rFonts w:ascii="Arial" w:hAnsi="Arial" w:cs="Arial"/>
          <w:color w:val="800000"/>
          <w:sz w:val="20"/>
          <w:szCs w:val="20"/>
          <w:highlight w:val="white"/>
        </w:rPr>
        <w:t>tns:operation</w:t>
      </w:r>
      <w:r w:rsidRPr="003F28EB">
        <w:rPr>
          <w:rFonts w:ascii="Arial" w:hAnsi="Arial" w:cs="Arial"/>
          <w:color w:val="0000FF"/>
          <w:sz w:val="20"/>
          <w:szCs w:val="20"/>
          <w:highlight w:val="white"/>
        </w:rPr>
        <w:t>&gt;</w:t>
      </w:r>
    </w:p>
    <w:p w:rsidR="009E62DA" w:rsidRPr="00926BCD" w:rsidRDefault="009E62DA" w:rsidP="009E62DA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 w:val="20"/>
          <w:szCs w:val="20"/>
          <w:highlight w:val="white"/>
          <w:rPrChange w:id="261" w:author="BPC" w:date="2015-09-23T13:13:00Z">
            <w:rPr>
              <w:rFonts w:ascii="Arial" w:hAnsi="Arial" w:cs="Arial"/>
              <w:color w:val="000000"/>
              <w:sz w:val="20"/>
              <w:szCs w:val="20"/>
              <w:highlight w:val="white"/>
              <w:lang w:val="ru-RU"/>
            </w:rPr>
          </w:rPrChange>
        </w:rPr>
      </w:pPr>
      <w:r w:rsidRPr="00926BCD">
        <w:rPr>
          <w:rFonts w:ascii="Arial" w:hAnsi="Arial" w:cs="Arial"/>
          <w:color w:val="0000FF"/>
          <w:sz w:val="20"/>
          <w:szCs w:val="20"/>
          <w:highlight w:val="white"/>
          <w:rPrChange w:id="262" w:author="BPC" w:date="2015-09-23T13:13:00Z">
            <w:rPr>
              <w:rFonts w:ascii="Arial" w:hAnsi="Arial" w:cs="Arial"/>
              <w:color w:val="0000FF"/>
              <w:sz w:val="20"/>
              <w:szCs w:val="20"/>
              <w:highlight w:val="white"/>
              <w:lang w:val="ru-RU"/>
            </w:rPr>
          </w:rPrChange>
        </w:rPr>
        <w:t>&lt;/</w:t>
      </w:r>
      <w:r w:rsidRPr="00926BCD">
        <w:rPr>
          <w:rFonts w:ascii="Arial" w:hAnsi="Arial" w:cs="Arial"/>
          <w:color w:val="800000"/>
          <w:sz w:val="20"/>
          <w:szCs w:val="20"/>
          <w:highlight w:val="white"/>
          <w:rPrChange w:id="263" w:author="BPC" w:date="2015-09-23T13:13:00Z">
            <w:rPr>
              <w:rFonts w:ascii="Arial" w:hAnsi="Arial" w:cs="Arial"/>
              <w:color w:val="800000"/>
              <w:sz w:val="20"/>
              <w:szCs w:val="20"/>
              <w:highlight w:val="white"/>
              <w:lang w:val="ru-RU"/>
            </w:rPr>
          </w:rPrChange>
        </w:rPr>
        <w:t>tns:clearing</w:t>
      </w:r>
      <w:r w:rsidRPr="00926BCD">
        <w:rPr>
          <w:rFonts w:ascii="Arial" w:hAnsi="Arial" w:cs="Arial"/>
          <w:color w:val="0000FF"/>
          <w:sz w:val="20"/>
          <w:szCs w:val="20"/>
          <w:highlight w:val="white"/>
          <w:rPrChange w:id="264" w:author="BPC" w:date="2015-09-23T13:13:00Z">
            <w:rPr>
              <w:rFonts w:ascii="Arial" w:hAnsi="Arial" w:cs="Arial"/>
              <w:color w:val="0000FF"/>
              <w:sz w:val="20"/>
              <w:szCs w:val="20"/>
              <w:highlight w:val="white"/>
              <w:lang w:val="ru-RU"/>
            </w:rPr>
          </w:rPrChange>
        </w:rPr>
        <w:t>&gt;</w:t>
      </w:r>
    </w:p>
    <w:p w:rsidR="009E62DA" w:rsidRDefault="009E62DA" w:rsidP="006120EA"/>
    <w:p w:rsidR="003F455F" w:rsidRPr="006120EA" w:rsidRDefault="003F455F">
      <w:pPr>
        <w:pStyle w:val="BPC3Heading3"/>
        <w:pPrChange w:id="265" w:author="BPC" w:date="2015-09-15T14:23:00Z">
          <w:pPr/>
        </w:pPrChange>
      </w:pPr>
      <w:ins w:id="266" w:author="BPC" w:date="2015-09-15T14:23:00Z">
        <w:r>
          <w:t>Additional processes</w:t>
        </w:r>
      </w:ins>
    </w:p>
    <w:p w:rsidR="00EF2208" w:rsidRPr="007B747B" w:rsidRDefault="00094248">
      <w:pPr>
        <w:pStyle w:val="BPC3Subhead2"/>
        <w:pPrChange w:id="267" w:author="BPC" w:date="2015-09-15T14:23:00Z">
          <w:pPr>
            <w:pStyle w:val="ae"/>
            <w:numPr>
              <w:numId w:val="36"/>
            </w:numPr>
            <w:ind w:hanging="360"/>
          </w:pPr>
        </w:pPrChange>
      </w:pPr>
      <w:bookmarkStart w:id="268" w:name="_Toc417034571"/>
      <w:r w:rsidRPr="007B747B">
        <w:t>Check session</w:t>
      </w:r>
      <w:r w:rsidR="00951E92" w:rsidRPr="007B747B">
        <w:t xml:space="preserve"> process</w:t>
      </w:r>
      <w:bookmarkEnd w:id="268"/>
    </w:p>
    <w:p w:rsidR="00C80CD5" w:rsidRDefault="00767631" w:rsidP="00C80CD5">
      <w:r>
        <w:object w:dxaOrig="2293" w:dyaOrig="5112">
          <v:shape id="_x0000_i1034" type="#_x0000_t75" style="width:115.5pt;height:254.25pt" o:ole="">
            <v:imagedata r:id="rId30" o:title=""/>
          </v:shape>
          <o:OLEObject Type="Embed" ProgID="Visio.Drawing.11" ShapeID="_x0000_i1034" DrawAspect="Content" ObjectID="_1505559997" r:id="rId31"/>
        </w:object>
      </w:r>
    </w:p>
    <w:p w:rsidR="006A71D2" w:rsidRDefault="006A71D2" w:rsidP="00C80CD5"/>
    <w:p w:rsidR="004B5215" w:rsidRPr="005F6840" w:rsidRDefault="004B5215" w:rsidP="00C80CD5">
      <w:pPr>
        <w:rPr>
          <w:b/>
        </w:rPr>
      </w:pPr>
      <w:r w:rsidRPr="005F6840">
        <w:rPr>
          <w:b/>
        </w:rPr>
        <w:t>Exceptions</w:t>
      </w:r>
    </w:p>
    <w:p w:rsidR="006A71D2" w:rsidRDefault="004B5215" w:rsidP="005F6840">
      <w:pPr>
        <w:pStyle w:val="ae"/>
        <w:numPr>
          <w:ilvl w:val="0"/>
          <w:numId w:val="47"/>
        </w:numPr>
      </w:pPr>
      <w:r>
        <w:t>Step 5 - Send to Reconciliation error</w:t>
      </w:r>
    </w:p>
    <w:p w:rsidR="00775E94" w:rsidRDefault="00775E94" w:rsidP="005F6840">
      <w:pPr>
        <w:pStyle w:val="ae"/>
      </w:pPr>
      <w:r>
        <w:t>Set status to ‘ERROR’. Send alert to Hermes.</w:t>
      </w:r>
    </w:p>
    <w:p w:rsidR="004B5215" w:rsidRDefault="004B5215" w:rsidP="005F6840">
      <w:pPr>
        <w:pStyle w:val="ae"/>
        <w:numPr>
          <w:ilvl w:val="0"/>
          <w:numId w:val="47"/>
        </w:numPr>
      </w:pPr>
      <w:r>
        <w:t>Step 6 - Send to SV error</w:t>
      </w:r>
    </w:p>
    <w:p w:rsidR="00775E94" w:rsidRDefault="00775E94" w:rsidP="005F6840">
      <w:pPr>
        <w:pStyle w:val="ae"/>
      </w:pPr>
      <w:r>
        <w:lastRenderedPageBreak/>
        <w:t>Set status to ‘ERROR’. Send alert to Hermes.</w:t>
      </w:r>
    </w:p>
    <w:p w:rsidR="00775E94" w:rsidRDefault="00775E94" w:rsidP="005F6840">
      <w:pPr>
        <w:pStyle w:val="ae"/>
      </w:pPr>
    </w:p>
    <w:p w:rsidR="004B5215" w:rsidRDefault="004B5215" w:rsidP="005F6840">
      <w:pPr>
        <w:pStyle w:val="ae"/>
        <w:numPr>
          <w:ilvl w:val="0"/>
          <w:numId w:val="47"/>
        </w:numPr>
      </w:pPr>
      <w:r>
        <w:t>Step 7 - Check session error</w:t>
      </w:r>
    </w:p>
    <w:p w:rsidR="00775E94" w:rsidRDefault="00775E94" w:rsidP="005F6840">
      <w:pPr>
        <w:pStyle w:val="ae"/>
        <w:rPr>
          <w:ins w:id="269" w:author="BPC" w:date="2015-09-15T14:24:00Z"/>
        </w:rPr>
      </w:pPr>
      <w:r>
        <w:t>Send alert to Hermes.</w:t>
      </w:r>
    </w:p>
    <w:p w:rsidR="003F455F" w:rsidRDefault="003F455F">
      <w:pPr>
        <w:pStyle w:val="BPC3Subhead2"/>
        <w:rPr>
          <w:ins w:id="270" w:author="BPC" w:date="2015-09-15T14:25:00Z"/>
        </w:rPr>
        <w:pPrChange w:id="271" w:author="BPC" w:date="2015-09-15T14:24:00Z">
          <w:pPr>
            <w:pStyle w:val="ae"/>
          </w:pPr>
        </w:pPrChange>
      </w:pPr>
      <w:ins w:id="272" w:author="BPC" w:date="2015-09-15T14:24:00Z">
        <w:r>
          <w:t>TE total receiving.</w:t>
        </w:r>
      </w:ins>
    </w:p>
    <w:p w:rsidR="002D1275" w:rsidRPr="003F455F" w:rsidRDefault="002D1275">
      <w:pPr>
        <w:ind w:firstLine="708"/>
        <w:rPr>
          <w:lang w:eastAsia="en-US"/>
          <w:rPrChange w:id="273" w:author="BPC" w:date="2015-09-15T14:25:00Z">
            <w:rPr/>
          </w:rPrChange>
        </w:rPr>
        <w:pPrChange w:id="274" w:author="BPC" w:date="2015-09-15T14:51:00Z">
          <w:pPr>
            <w:pStyle w:val="ae"/>
          </w:pPr>
        </w:pPrChange>
      </w:pPr>
      <w:ins w:id="275" w:author="BPC" w:date="2015-09-15T14:48:00Z">
        <w:r>
          <w:rPr>
            <w:lang w:eastAsia="en-US"/>
          </w:rPr>
          <w:t xml:space="preserve">If TE total </w:t>
        </w:r>
      </w:ins>
      <w:ins w:id="276" w:author="BPC" w:date="2015-09-15T14:49:00Z">
        <w:r>
          <w:rPr>
            <w:lang w:eastAsia="en-US"/>
          </w:rPr>
          <w:t>has not been received for configurable period of time until TR total was received, then TR total value copies to TE total value.</w:t>
        </w:r>
      </w:ins>
    </w:p>
    <w:p w:rsidR="00BD6C2B" w:rsidRDefault="00BD6C2B" w:rsidP="008010B8">
      <w:pPr>
        <w:pStyle w:val="BPC3Heading3"/>
      </w:pPr>
      <w:r>
        <w:t>Sequence diagram</w:t>
      </w:r>
    </w:p>
    <w:p w:rsidR="00BD6C2B" w:rsidRDefault="00B540E4">
      <w:r>
        <w:object w:dxaOrig="9730" w:dyaOrig="6316">
          <v:shape id="_x0000_i1035" type="#_x0000_t75" style="width:451.5pt;height:291.75pt" o:ole="">
            <v:imagedata r:id="rId32" o:title=""/>
          </v:shape>
          <o:OLEObject Type="Embed" ProgID="Visio.Drawing.11" ShapeID="_x0000_i1035" DrawAspect="Content" ObjectID="_1505559998" r:id="rId33"/>
        </w:object>
      </w:r>
    </w:p>
    <w:p w:rsidR="00EA1F96" w:rsidRDefault="00EA1F96">
      <w:pPr>
        <w:jc w:val="left"/>
        <w:rPr>
          <w:caps/>
          <w:sz w:val="26"/>
          <w:szCs w:val="28"/>
          <w:lang w:eastAsia="en-US"/>
        </w:rPr>
      </w:pPr>
      <w:bookmarkStart w:id="277" w:name="_Toc417034572"/>
      <w:r>
        <w:br w:type="page"/>
      </w:r>
    </w:p>
    <w:p w:rsidR="00F65259" w:rsidRDefault="00ED7322">
      <w:pPr>
        <w:pStyle w:val="BPC3Heading2"/>
      </w:pPr>
      <w:r>
        <w:lastRenderedPageBreak/>
        <w:t>DCC Calculation Process Diagram</w:t>
      </w:r>
      <w:bookmarkEnd w:id="277"/>
    </w:p>
    <w:p w:rsidR="00EC3956" w:rsidRDefault="00EC3956" w:rsidP="00EC3956"/>
    <w:p w:rsidR="0059599B" w:rsidRPr="002A16B9" w:rsidRDefault="0059599B" w:rsidP="0059599B">
      <w:pPr>
        <w:pStyle w:val="ae"/>
        <w:numPr>
          <w:ilvl w:val="0"/>
          <w:numId w:val="40"/>
        </w:numPr>
      </w:pPr>
      <w:r>
        <w:rPr>
          <w:b/>
        </w:rPr>
        <w:t>Check for DCC records</w:t>
      </w:r>
    </w:p>
    <w:p w:rsidR="000404D1" w:rsidRDefault="000404D1" w:rsidP="002A16B9">
      <w:pPr>
        <w:pStyle w:val="ae"/>
        <w:spacing w:line="360" w:lineRule="auto"/>
        <w:jc w:val="left"/>
      </w:pPr>
      <w:r>
        <w:t>If message has function code</w:t>
      </w:r>
      <w:r w:rsidR="00E72719">
        <w:t xml:space="preserve"> </w:t>
      </w:r>
      <w:r>
        <w:t>(field CM4LFMEN) = 184</w:t>
      </w:r>
      <w:r w:rsidR="00EB6CBE">
        <w:t>,</w:t>
      </w:r>
      <w:r w:rsidR="00E72719">
        <w:t xml:space="preserve"> 284</w:t>
      </w:r>
      <w:r w:rsidR="00C03E2C">
        <w:t>, t</w:t>
      </w:r>
      <w:r>
        <w:t>hen calculate</w:t>
      </w:r>
      <w:r w:rsidR="006A7F94">
        <w:t>s</w:t>
      </w:r>
      <w:r>
        <w:t xml:space="preserve"> DCC fee value. </w:t>
      </w:r>
    </w:p>
    <w:p w:rsidR="000404D1" w:rsidRPr="0059599B" w:rsidRDefault="000404D1" w:rsidP="002A16B9">
      <w:pPr>
        <w:pStyle w:val="ae"/>
      </w:pPr>
    </w:p>
    <w:p w:rsidR="0059599B" w:rsidRPr="0059599B" w:rsidRDefault="0059599B" w:rsidP="0059599B">
      <w:pPr>
        <w:pStyle w:val="ae"/>
        <w:numPr>
          <w:ilvl w:val="0"/>
          <w:numId w:val="40"/>
        </w:numPr>
      </w:pPr>
      <w:r>
        <w:rPr>
          <w:b/>
        </w:rPr>
        <w:t>Request exchange rates and fees</w:t>
      </w:r>
    </w:p>
    <w:p w:rsidR="0059599B" w:rsidRDefault="0059599B" w:rsidP="0059599B">
      <w:r>
        <w:t xml:space="preserve">Exchange rates and fees are </w:t>
      </w:r>
      <w:r w:rsidR="00370BBA">
        <w:t>receive</w:t>
      </w:r>
      <w:r w:rsidR="00A77013">
        <w:t>d</w:t>
      </w:r>
      <w:r w:rsidR="00370BBA">
        <w:t xml:space="preserve"> </w:t>
      </w:r>
      <w:r w:rsidR="003B0CC0">
        <w:t>from</w:t>
      </w:r>
      <w:r>
        <w:t xml:space="preserve"> configuration module</w:t>
      </w:r>
      <w:r w:rsidR="003B0CC0">
        <w:t xml:space="preserve"> </w:t>
      </w:r>
      <w:r w:rsidR="009C7F0F">
        <w:t>by queue</w:t>
      </w:r>
      <w:r>
        <w:t>.</w:t>
      </w:r>
    </w:p>
    <w:p w:rsidR="003B0CC0" w:rsidRDefault="003B0CC0" w:rsidP="003B0CC0">
      <w:pPr>
        <w:pStyle w:val="ae"/>
        <w:numPr>
          <w:ilvl w:val="0"/>
          <w:numId w:val="40"/>
        </w:numPr>
        <w:rPr>
          <w:b/>
        </w:rPr>
      </w:pPr>
      <w:r w:rsidRPr="003B0CC0">
        <w:rPr>
          <w:b/>
        </w:rPr>
        <w:t>DCC Calculation</w:t>
      </w:r>
    </w:p>
    <w:p w:rsidR="001F6F8A" w:rsidRDefault="001F6F8A" w:rsidP="003B0CC0">
      <w:pPr>
        <w:rPr>
          <w:rFonts w:eastAsiaTheme="minorHAnsi"/>
        </w:rPr>
      </w:pPr>
      <w:r>
        <w:rPr>
          <w:rFonts w:eastAsiaTheme="minorHAnsi"/>
        </w:rPr>
        <w:t>Module performs calculation only for P24 field (CM4LFMEN) with DCC type(184</w:t>
      </w:r>
      <w:r w:rsidR="00E72719">
        <w:rPr>
          <w:rFonts w:eastAsiaTheme="minorHAnsi"/>
        </w:rPr>
        <w:t>,</w:t>
      </w:r>
      <w:r w:rsidR="00195F5D">
        <w:rPr>
          <w:rFonts w:eastAsiaTheme="minorHAnsi"/>
        </w:rPr>
        <w:t xml:space="preserve"> </w:t>
      </w:r>
      <w:r w:rsidR="00E72719">
        <w:rPr>
          <w:rFonts w:eastAsiaTheme="minorHAnsi"/>
        </w:rPr>
        <w:t>284</w:t>
      </w:r>
      <w:r>
        <w:rPr>
          <w:rFonts w:eastAsiaTheme="minorHAnsi"/>
        </w:rPr>
        <w:t xml:space="preserve">). </w:t>
      </w:r>
    </w:p>
    <w:p w:rsidR="001F6F8A" w:rsidRDefault="001F6F8A" w:rsidP="003B0CC0">
      <w:pPr>
        <w:rPr>
          <w:rFonts w:eastAsiaTheme="minorHAnsi"/>
        </w:rPr>
      </w:pPr>
      <w:r>
        <w:rPr>
          <w:rFonts w:eastAsiaTheme="minorHAnsi"/>
        </w:rPr>
        <w:t xml:space="preserve">If P03 field (CM2LTRSP) eq “1” it’s ATM transaction, if </w:t>
      </w:r>
      <w:r w:rsidR="00E72719">
        <w:rPr>
          <w:rFonts w:eastAsiaTheme="minorHAnsi"/>
        </w:rPr>
        <w:t xml:space="preserve">P03 field </w:t>
      </w:r>
      <w:r>
        <w:rPr>
          <w:rFonts w:eastAsiaTheme="minorHAnsi"/>
        </w:rPr>
        <w:t>eq “0” it’s POS transaction.</w:t>
      </w:r>
      <w:r w:rsidR="003C0D66">
        <w:rPr>
          <w:rFonts w:eastAsiaTheme="minorHAnsi"/>
        </w:rPr>
        <w:t xml:space="preserve"> </w:t>
      </w:r>
    </w:p>
    <w:p w:rsidR="003B0CC0" w:rsidRPr="00C92213" w:rsidRDefault="003B0CC0" w:rsidP="003B0CC0">
      <w:pPr>
        <w:rPr>
          <w:rFonts w:eastAsiaTheme="minorHAnsi"/>
          <w:szCs w:val="22"/>
        </w:rPr>
      </w:pPr>
      <w:r w:rsidRPr="00C92213">
        <w:rPr>
          <w:rFonts w:eastAsiaTheme="minorHAnsi"/>
        </w:rPr>
        <w:t>Below is the formula for DCC amount calculation:</w:t>
      </w:r>
    </w:p>
    <w:p w:rsidR="003B0CC0" w:rsidRPr="00C92213" w:rsidRDefault="005647C8" w:rsidP="003B0CC0">
      <w:r w:rsidRPr="00C04B8F">
        <w:rPr>
          <w:position w:val="-10"/>
        </w:rPr>
        <w:object w:dxaOrig="6020" w:dyaOrig="360">
          <v:shape id="_x0000_i1036" type="#_x0000_t75" style="width:297pt;height:18.75pt" o:ole="">
            <v:imagedata r:id="rId34" o:title=""/>
          </v:shape>
          <o:OLEObject Type="Embed" ProgID="Equation.3" ShapeID="_x0000_i1036" DrawAspect="Content" ObjectID="_1505559999" r:id="rId35"/>
        </w:object>
      </w:r>
    </w:p>
    <w:p w:rsidR="003B0CC0" w:rsidRPr="00C92213" w:rsidRDefault="003B0CC0" w:rsidP="003B0CC0">
      <w:pPr>
        <w:rPr>
          <w:rFonts w:eastAsiaTheme="minorHAnsi"/>
          <w:szCs w:val="22"/>
        </w:rPr>
      </w:pPr>
      <w:r w:rsidRPr="008C798D">
        <w:rPr>
          <w:position w:val="-10"/>
        </w:rPr>
        <w:object w:dxaOrig="1960" w:dyaOrig="360">
          <v:shape id="_x0000_i1037" type="#_x0000_t75" style="width:99.75pt;height:17.25pt" o:ole="">
            <v:imagedata r:id="rId36" o:title=""/>
          </v:shape>
          <o:OLEObject Type="Embed" ProgID="Equation.3" ShapeID="_x0000_i1037" DrawAspect="Content" ObjectID="_1505560000" r:id="rId37"/>
        </w:object>
      </w:r>
      <w:r w:rsidRPr="00C92213">
        <w:rPr>
          <w:rFonts w:eastAsiaTheme="minorHAnsi"/>
        </w:rPr>
        <w:t xml:space="preserve">is transaction amount </w:t>
      </w:r>
      <w:r>
        <w:t>including ‘</w:t>
      </w:r>
      <w:r w:rsidR="00C75554">
        <w:t>mark</w:t>
      </w:r>
      <w:r>
        <w:t>-up’ amount in transaction currency</w:t>
      </w:r>
      <w:r w:rsidRPr="00C92213">
        <w:rPr>
          <w:rFonts w:eastAsiaTheme="minorHAnsi"/>
        </w:rPr>
        <w:t>.</w:t>
      </w:r>
    </w:p>
    <w:p w:rsidR="003B0CC0" w:rsidRPr="00C04B8F" w:rsidRDefault="003B0CC0" w:rsidP="003B0CC0">
      <w:r w:rsidRPr="00524444">
        <w:object w:dxaOrig="1300" w:dyaOrig="320">
          <v:shape id="_x0000_i1038" type="#_x0000_t75" style="width:66pt;height:15.75pt" o:ole="">
            <v:imagedata r:id="rId38" o:title=""/>
          </v:shape>
          <o:OLEObject Type="Embed" ProgID="Equation.3" ShapeID="_x0000_i1038" DrawAspect="Content" ObjectID="_1505560001" r:id="rId39"/>
        </w:object>
      </w:r>
      <w:r w:rsidRPr="00C92213">
        <w:t xml:space="preserve">is transaction amount in </w:t>
      </w:r>
      <w:r>
        <w:t xml:space="preserve">transaction </w:t>
      </w:r>
      <w:r w:rsidRPr="00C04B8F">
        <w:t>currency.</w:t>
      </w:r>
      <w:r w:rsidR="00190CC4">
        <w:t xml:space="preserve"> (</w:t>
      </w:r>
      <w:r w:rsidR="000B2336">
        <w:t>CMAJIMAD</w:t>
      </w:r>
      <w:r w:rsidR="00190CC4">
        <w:t>)</w:t>
      </w:r>
    </w:p>
    <w:p w:rsidR="003B0CC0" w:rsidRDefault="003B0CC0" w:rsidP="003B0CC0">
      <w:r w:rsidRPr="00524444">
        <w:object w:dxaOrig="840" w:dyaOrig="320">
          <v:shape id="_x0000_i1039" type="#_x0000_t75" style="width:41.25pt;height:15.75pt" o:ole="">
            <v:imagedata r:id="rId40" o:title=""/>
          </v:shape>
          <o:OLEObject Type="Embed" ProgID="Equation.3" ShapeID="_x0000_i1039" DrawAspect="Content" ObjectID="_1505560002" r:id="rId41"/>
        </w:object>
      </w:r>
      <w:r w:rsidRPr="00C92213">
        <w:t xml:space="preserve">is </w:t>
      </w:r>
      <w:r>
        <w:t>‘mark-up’ rate</w:t>
      </w:r>
      <w:r w:rsidRPr="00C92213">
        <w:t>.</w:t>
      </w:r>
      <w:r w:rsidR="00764F8A">
        <w:t xml:space="preserve"> </w:t>
      </w:r>
      <w:r w:rsidR="006C0E13">
        <w:t>It g</w:t>
      </w:r>
      <w:r w:rsidR="00764F8A">
        <w:t>ets from configuration module</w:t>
      </w:r>
      <w:r w:rsidR="001A6450">
        <w:t>.</w:t>
      </w:r>
      <w:r w:rsidRPr="00C92213">
        <w:t xml:space="preserve"> </w:t>
      </w:r>
      <w:r w:rsidR="00062381">
        <w:t>Configuration module might specify mark-up rate for concrete merchant</w:t>
      </w:r>
      <w:r w:rsidR="00B85340">
        <w:t xml:space="preserve"> in POS transactions</w:t>
      </w:r>
      <w:r w:rsidR="00062381">
        <w:t>.</w:t>
      </w:r>
      <w:r w:rsidR="00B85340">
        <w:t xml:space="preserve"> If module doesn’t have mark-up rate for entity and merchant, then module uses mark-up rate for entity only.</w:t>
      </w:r>
    </w:p>
    <w:p w:rsidR="003B0CC0" w:rsidRPr="00392FFA" w:rsidRDefault="003B0CC0" w:rsidP="003B0CC0">
      <w:r w:rsidRPr="008C798D">
        <w:rPr>
          <w:position w:val="-6"/>
        </w:rPr>
        <w:object w:dxaOrig="2220" w:dyaOrig="320">
          <v:shape id="_x0000_i1040" type="#_x0000_t75" style="width:111.75pt;height:15.75pt" o:ole="">
            <v:imagedata r:id="rId42" o:title=""/>
          </v:shape>
          <o:OLEObject Type="Embed" ProgID="Equation.3" ShapeID="_x0000_i1040" DrawAspect="Content" ObjectID="_1505560003" r:id="rId43"/>
        </w:object>
      </w:r>
      <w:r w:rsidRPr="00C92213">
        <w:t>is mark-up value</w:t>
      </w:r>
      <w:r>
        <w:t>.</w:t>
      </w:r>
    </w:p>
    <w:p w:rsidR="003B0CC0" w:rsidRDefault="003B0CC0" w:rsidP="003B0CC0">
      <w:r>
        <w:t>Convert this amount (</w:t>
      </w:r>
      <w:r w:rsidRPr="008C798D">
        <w:rPr>
          <w:position w:val="-10"/>
        </w:rPr>
        <w:object w:dxaOrig="1960" w:dyaOrig="360">
          <v:shape id="_x0000_i1041" type="#_x0000_t75" style="width:99.75pt;height:17.25pt" o:ole="">
            <v:imagedata r:id="rId36" o:title=""/>
          </v:shape>
          <o:OLEObject Type="Embed" ProgID="Equation.3" ShapeID="_x0000_i1041" DrawAspect="Content" ObjectID="_1505560004" r:id="rId44"/>
        </w:object>
      </w:r>
      <w:r>
        <w:t xml:space="preserve"> calculate</w:t>
      </w:r>
      <w:r w:rsidR="003169DA">
        <w:t>d</w:t>
      </w:r>
      <w:r>
        <w:t xml:space="preserve"> in the previous point) from transaction currency to the cardholder billing currency using SmartVista exchange rates (from table TEJ).</w:t>
      </w:r>
    </w:p>
    <w:p w:rsidR="0059599B" w:rsidRDefault="003B0CC0" w:rsidP="00E62BFA">
      <w:r w:rsidRPr="00C04B8F">
        <w:rPr>
          <w:position w:val="-10"/>
        </w:rPr>
        <w:object w:dxaOrig="7520" w:dyaOrig="360">
          <v:shape id="_x0000_i1042" type="#_x0000_t75" style="width:371.25pt;height:18.75pt" o:ole="">
            <v:imagedata r:id="rId45" o:title=""/>
          </v:shape>
          <o:OLEObject Type="Embed" ProgID="Equation.3" ShapeID="_x0000_i1042" DrawAspect="Content" ObjectID="_1505560005" r:id="rId46"/>
        </w:object>
      </w:r>
      <w:r w:rsidR="00190CC4">
        <w:t>.</w:t>
      </w:r>
      <w:ins w:id="278" w:author="BPC" w:date="2015-09-11T12:32:00Z">
        <w:r w:rsidR="00C03E2C">
          <w:t xml:space="preserve"> </w:t>
        </w:r>
      </w:ins>
      <w:r w:rsidR="00190CC4">
        <w:t>Currency exchange rate g</w:t>
      </w:r>
      <w:r w:rsidR="00F94270">
        <w:t xml:space="preserve">ets </w:t>
      </w:r>
      <w:r w:rsidR="00FA3A8F">
        <w:t>from CMAICAMC</w:t>
      </w:r>
      <w:r w:rsidR="00C07C14">
        <w:t xml:space="preserve"> column</w:t>
      </w:r>
      <w:r w:rsidR="00E62BFA">
        <w:t>.</w:t>
      </w:r>
    </w:p>
    <w:p w:rsidR="00482CA5" w:rsidRPr="00270802" w:rsidRDefault="00482CA5" w:rsidP="00270802">
      <w:pPr>
        <w:spacing w:before="240" w:after="60" w:line="360" w:lineRule="auto"/>
        <w:rPr>
          <w:rFonts w:asciiTheme="minorHAnsi" w:hAnsiTheme="minorHAnsi"/>
        </w:rPr>
      </w:pPr>
      <w:r w:rsidRPr="00270802">
        <w:rPr>
          <w:rFonts w:asciiTheme="minorHAnsi" w:hAnsiTheme="minorHAnsi"/>
        </w:rPr>
        <w:t>If parameter ‘DCC availability’</w:t>
      </w:r>
      <w:r w:rsidR="00C06A8D">
        <w:rPr>
          <w:rFonts w:asciiTheme="minorHAnsi" w:hAnsiTheme="minorHAnsi"/>
        </w:rPr>
        <w:t xml:space="preserve"> in settings from configuration module</w:t>
      </w:r>
      <w:r w:rsidRPr="00270802">
        <w:rPr>
          <w:rFonts w:asciiTheme="minorHAnsi" w:hAnsiTheme="minorHAnsi"/>
        </w:rPr>
        <w:t xml:space="preserve"> is set as </w:t>
      </w:r>
      <w:r w:rsidR="00693B64">
        <w:rPr>
          <w:rFonts w:asciiTheme="minorHAnsi" w:hAnsiTheme="minorHAnsi"/>
        </w:rPr>
        <w:t>‘false’</w:t>
      </w:r>
      <w:r w:rsidRPr="00270802">
        <w:rPr>
          <w:rFonts w:asciiTheme="minorHAnsi" w:hAnsiTheme="minorHAnsi"/>
        </w:rPr>
        <w:t xml:space="preserve"> SmartVista will generate alert.</w:t>
      </w:r>
    </w:p>
    <w:p w:rsidR="00482CA5" w:rsidRDefault="00482CA5" w:rsidP="002A16B9">
      <w:pPr>
        <w:spacing w:before="240" w:after="60" w:line="360" w:lineRule="auto"/>
      </w:pPr>
      <w:r w:rsidRPr="00270802">
        <w:rPr>
          <w:rFonts w:asciiTheme="minorHAnsi" w:hAnsiTheme="minorHAnsi"/>
        </w:rPr>
        <w:t>If the mark-up fee value is empty system shall check DCC parameters applying for whole Entity as a default value (without specifying merchant Id).</w:t>
      </w:r>
    </w:p>
    <w:p w:rsidR="002537A5" w:rsidRDefault="002537A5" w:rsidP="00270802">
      <w:pPr>
        <w:pStyle w:val="ae"/>
        <w:numPr>
          <w:ilvl w:val="0"/>
          <w:numId w:val="40"/>
        </w:numPr>
        <w:rPr>
          <w:b/>
        </w:rPr>
      </w:pPr>
      <w:r w:rsidRPr="00270802">
        <w:rPr>
          <w:b/>
        </w:rPr>
        <w:t>Compare</w:t>
      </w:r>
      <w:r>
        <w:rPr>
          <w:b/>
        </w:rPr>
        <w:t xml:space="preserve"> dcc value</w:t>
      </w:r>
    </w:p>
    <w:p w:rsidR="002537A5" w:rsidRDefault="002537A5" w:rsidP="002537A5">
      <w:r>
        <w:t>DCC module compare calculated value with value calculated by Stratus</w:t>
      </w:r>
      <w:r w:rsidR="00B92661">
        <w:t xml:space="preserve"> </w:t>
      </w:r>
      <w:r>
        <w:t>(</w:t>
      </w:r>
      <w:r w:rsidR="00473B0D">
        <w:t xml:space="preserve">if field </w:t>
      </w:r>
      <w:r w:rsidR="00473B0D" w:rsidRPr="002537A5">
        <w:t>CMALTCU1</w:t>
      </w:r>
      <w:r w:rsidR="00473B0D">
        <w:t xml:space="preserve"> = 74, then </w:t>
      </w:r>
      <w:r w:rsidR="00473B0D" w:rsidRPr="002537A5">
        <w:t>CMAJCUO1</w:t>
      </w:r>
      <w:r w:rsidR="00473B0D">
        <w:t xml:space="preserve"> contains DCC value, similarly for </w:t>
      </w:r>
      <w:r w:rsidR="00473B0D" w:rsidRPr="002537A5">
        <w:t>CMALTCU</w:t>
      </w:r>
      <w:r w:rsidR="00473B0D">
        <w:t>2,</w:t>
      </w:r>
      <w:r w:rsidR="00473B0D" w:rsidRPr="00473B0D">
        <w:t xml:space="preserve"> </w:t>
      </w:r>
      <w:r w:rsidR="00473B0D" w:rsidRPr="002537A5">
        <w:t>CMALTCU</w:t>
      </w:r>
      <w:r w:rsidR="00473B0D">
        <w:t>3,</w:t>
      </w:r>
      <w:r w:rsidR="00473B0D" w:rsidRPr="00473B0D">
        <w:t xml:space="preserve"> </w:t>
      </w:r>
      <w:r w:rsidR="00473B0D" w:rsidRPr="002537A5">
        <w:t>CMALTCU</w:t>
      </w:r>
      <w:r w:rsidR="00473B0D">
        <w:t>4</w:t>
      </w:r>
      <w:r>
        <w:t>). In case of discrepancies DCC module will generate alert to Hermes. Discrepancies must be available in web-interface</w:t>
      </w:r>
      <w:r w:rsidR="00137F75">
        <w:t xml:space="preserve"> and XLS file</w:t>
      </w:r>
      <w:r>
        <w:t>.</w:t>
      </w:r>
    </w:p>
    <w:p w:rsidR="00774DBF" w:rsidRPr="002A16B9" w:rsidRDefault="00774DBF" w:rsidP="00774DBF">
      <w:pPr>
        <w:pStyle w:val="ae"/>
        <w:numPr>
          <w:ilvl w:val="0"/>
          <w:numId w:val="40"/>
        </w:numPr>
        <w:rPr>
          <w:b/>
        </w:rPr>
      </w:pPr>
      <w:r w:rsidRPr="002A16B9">
        <w:rPr>
          <w:b/>
        </w:rPr>
        <w:t>DCC unload</w:t>
      </w:r>
    </w:p>
    <w:p w:rsidR="006A5DE8" w:rsidRDefault="00774DBF" w:rsidP="00C03E2C">
      <w:pPr>
        <w:rPr>
          <w:ins w:id="279" w:author="BPC" w:date="2015-09-11T12:28:00Z"/>
        </w:rPr>
      </w:pPr>
      <w:r>
        <w:t>DCC values may be unloaded into XLS format from web-interface.</w:t>
      </w:r>
      <w:r w:rsidR="006120EA">
        <w:t xml:space="preserve"> Unload </w:t>
      </w:r>
      <w:r w:rsidR="00473B0D">
        <w:t xml:space="preserve">full </w:t>
      </w:r>
      <w:r w:rsidR="006120EA">
        <w:t>TMA record with calculated DCC value.</w:t>
      </w:r>
    </w:p>
    <w:p w:rsidR="00C03E2C" w:rsidRDefault="00C03E2C" w:rsidP="00C03E2C">
      <w:pPr>
        <w:rPr>
          <w:ins w:id="280" w:author="BPC" w:date="2015-09-11T12:28:00Z"/>
        </w:rPr>
      </w:pPr>
    </w:p>
    <w:p w:rsidR="00C03E2C" w:rsidRDefault="00C03E2C" w:rsidP="00C03E2C">
      <w:pPr>
        <w:rPr>
          <w:ins w:id="281" w:author="BPC" w:date="2015-09-10T18:11:00Z"/>
        </w:rPr>
      </w:pPr>
    </w:p>
    <w:p w:rsidR="00BC620D" w:rsidRDefault="00BC620D">
      <w:pPr>
        <w:pStyle w:val="BPC3Heading2"/>
        <w:rPr>
          <w:ins w:id="282" w:author="BPC" w:date="2015-09-10T17:37:00Z"/>
        </w:rPr>
        <w:pPrChange w:id="283" w:author="BPC" w:date="2015-09-09T17:20:00Z">
          <w:pPr/>
        </w:pPrChange>
      </w:pPr>
      <w:ins w:id="284" w:author="BPC" w:date="2015-09-09T17:20:00Z">
        <w:r>
          <w:lastRenderedPageBreak/>
          <w:t>TM</w:t>
        </w:r>
      </w:ins>
      <w:ins w:id="285" w:author="BPC" w:date="2015-09-09T17:42:00Z">
        <w:r w:rsidR="008D5919">
          <w:t>9</w:t>
        </w:r>
      </w:ins>
      <w:ins w:id="286" w:author="BPC" w:date="2015-09-09T17:20:00Z">
        <w:r>
          <w:t xml:space="preserve"> Process Diagram</w:t>
        </w:r>
      </w:ins>
    </w:p>
    <w:p w:rsidR="005C277A" w:rsidRDefault="005C277A">
      <w:pPr>
        <w:pStyle w:val="BPC3Heading3"/>
        <w:rPr>
          <w:ins w:id="287" w:author="BPC" w:date="2015-09-10T17:36:00Z"/>
        </w:rPr>
        <w:pPrChange w:id="288" w:author="BPC" w:date="2015-09-10T17:37:00Z">
          <w:pPr/>
        </w:pPrChange>
      </w:pPr>
      <w:ins w:id="289" w:author="BPC" w:date="2015-09-10T17:37:00Z">
        <w:r>
          <w:t>Main process</w:t>
        </w:r>
      </w:ins>
    </w:p>
    <w:p w:rsidR="005C277A" w:rsidRDefault="005C277A">
      <w:pPr>
        <w:rPr>
          <w:ins w:id="290" w:author="BPC" w:date="2015-09-10T17:37:00Z"/>
        </w:rPr>
      </w:pPr>
      <w:ins w:id="291" w:author="BPC" w:date="2015-09-10T17:36:00Z">
        <w:r>
          <w:object w:dxaOrig="2577" w:dyaOrig="4052">
            <v:shape id="_x0000_i1043" type="#_x0000_t75" style="width:129pt;height:202.5pt" o:ole="">
              <v:imagedata r:id="rId47" o:title=""/>
            </v:shape>
            <o:OLEObject Type="Embed" ProgID="Visio.Drawing.11" ShapeID="_x0000_i1043" DrawAspect="Content" ObjectID="_1505560006" r:id="rId48"/>
          </w:object>
        </w:r>
      </w:ins>
    </w:p>
    <w:p w:rsidR="005C277A" w:rsidRDefault="005C277A">
      <w:pPr>
        <w:rPr>
          <w:ins w:id="292" w:author="BPC" w:date="2015-09-10T17:37:00Z"/>
        </w:rPr>
      </w:pPr>
      <w:ins w:id="293" w:author="BPC" w:date="2015-09-10T17:37:00Z">
        <w:r>
          <w:t>Description of steps</w:t>
        </w:r>
      </w:ins>
    </w:p>
    <w:p w:rsidR="005C277A" w:rsidRDefault="005C277A">
      <w:pPr>
        <w:pStyle w:val="ae"/>
        <w:numPr>
          <w:ilvl w:val="0"/>
          <w:numId w:val="55"/>
        </w:numPr>
        <w:rPr>
          <w:ins w:id="294" w:author="BPC" w:date="2015-09-10T17:38:00Z"/>
        </w:rPr>
        <w:pPrChange w:id="295" w:author="BPC" w:date="2015-09-10T17:37:00Z">
          <w:pPr/>
        </w:pPrChange>
      </w:pPr>
      <w:ins w:id="296" w:author="BPC" w:date="2015-09-10T17:38:00Z">
        <w:r>
          <w:t>Module checks TM9  table for new records</w:t>
        </w:r>
      </w:ins>
    </w:p>
    <w:p w:rsidR="005C277A" w:rsidRDefault="005C277A">
      <w:pPr>
        <w:pStyle w:val="ae"/>
        <w:numPr>
          <w:ilvl w:val="0"/>
          <w:numId w:val="55"/>
        </w:numPr>
        <w:rPr>
          <w:ins w:id="297" w:author="BPC" w:date="2015-09-10T17:38:00Z"/>
        </w:rPr>
        <w:pPrChange w:id="298" w:author="BPC" w:date="2015-09-10T17:46:00Z">
          <w:pPr/>
        </w:pPrChange>
      </w:pPr>
      <w:ins w:id="299" w:author="BPC" w:date="2015-09-10T17:38:00Z">
        <w:r>
          <w:t>If TM9 table contains new record, then join TM9 record with TMA record in status “PENDED”</w:t>
        </w:r>
      </w:ins>
      <w:ins w:id="300" w:author="BPC" w:date="2015-09-10T17:46:00Z">
        <w:r w:rsidR="00333A9C">
          <w:t>. If record in status “PENDED” not found, then sends alert to Hermes.</w:t>
        </w:r>
      </w:ins>
    </w:p>
    <w:p w:rsidR="005C277A" w:rsidRDefault="005C277A">
      <w:pPr>
        <w:pStyle w:val="ae"/>
        <w:rPr>
          <w:ins w:id="301" w:author="BPC" w:date="2015-09-10T17:42:00Z"/>
        </w:rPr>
        <w:pPrChange w:id="302" w:author="BPC" w:date="2015-09-10T17:38:00Z">
          <w:pPr/>
        </w:pPrChange>
      </w:pPr>
      <w:ins w:id="303" w:author="BPC" w:date="2015-09-10T17:38:00Z">
        <w:r>
          <w:t>Join rules for TM9-TMA records</w:t>
        </w:r>
      </w:ins>
      <w:ins w:id="304" w:author="BPC" w:date="2015-09-10T17:40:00Z">
        <w:r>
          <w:t>:</w:t>
        </w:r>
      </w:ins>
    </w:p>
    <w:p w:rsidR="005C277A" w:rsidRDefault="005C277A" w:rsidP="005C277A">
      <w:pPr>
        <w:rPr>
          <w:ins w:id="305" w:author="BPC" w:date="2015-09-10T17:42:00Z"/>
        </w:rPr>
      </w:pPr>
      <w:ins w:id="306" w:author="BPC" w:date="2015-09-10T17:40:00Z">
        <w:r>
          <w:tab/>
          <w:t xml:space="preserve">Join key for tables is </w:t>
        </w:r>
        <w:r w:rsidRPr="005C277A">
          <w:t>(P-32) + (P-12) + (P-11)</w:t>
        </w:r>
      </w:ins>
      <w:ins w:id="307" w:author="BPC" w:date="2015-09-10T17:49:00Z">
        <w:r w:rsidR="00F017A7">
          <w:t xml:space="preserve"> </w:t>
        </w:r>
      </w:ins>
      <w:ins w:id="308" w:author="BPC" w:date="2015-09-10T17:40:00Z">
        <w:r>
          <w:t xml:space="preserve">(according PRICE specification). </w:t>
        </w:r>
      </w:ins>
    </w:p>
    <w:p w:rsidR="005C277A" w:rsidRDefault="005C277A">
      <w:pPr>
        <w:pStyle w:val="ae"/>
        <w:numPr>
          <w:ilvl w:val="0"/>
          <w:numId w:val="58"/>
        </w:numPr>
        <w:rPr>
          <w:ins w:id="309" w:author="BPC" w:date="2015-09-10T17:38:00Z"/>
        </w:rPr>
        <w:pPrChange w:id="310" w:author="BPC" w:date="2015-09-10T17:42:00Z">
          <w:pPr/>
        </w:pPrChange>
      </w:pPr>
      <w:ins w:id="311" w:author="BPC" w:date="2015-09-10T17:42:00Z">
        <w:r>
          <w:t>For TMA</w:t>
        </w:r>
      </w:ins>
    </w:p>
    <w:p w:rsidR="005C277A" w:rsidRDefault="005C277A">
      <w:pPr>
        <w:pStyle w:val="ae"/>
        <w:numPr>
          <w:ilvl w:val="0"/>
          <w:numId w:val="49"/>
        </w:numPr>
        <w:rPr>
          <w:ins w:id="312" w:author="BPC" w:date="2015-09-10T17:42:00Z"/>
        </w:rPr>
        <w:pPrChange w:id="313" w:author="BPC" w:date="2015-09-10T17:42:00Z">
          <w:pPr/>
        </w:pPrChange>
      </w:pPr>
      <w:ins w:id="314" w:author="BPC" w:date="2015-09-10T17:40:00Z">
        <w:r>
          <w:t xml:space="preserve">If field </w:t>
        </w:r>
        <w:r w:rsidRPr="005C277A">
          <w:t>CMAMCONX</w:t>
        </w:r>
        <w:r>
          <w:t xml:space="preserve"> == 1</w:t>
        </w:r>
      </w:ins>
      <w:ins w:id="315" w:author="BPC" w:date="2015-09-10T17:41:00Z">
        <w:r>
          <w:t xml:space="preserve">, then </w:t>
        </w:r>
      </w:ins>
      <w:ins w:id="316" w:author="BPC" w:date="2015-09-23T13:19:00Z">
        <w:r w:rsidR="00926BCD" w:rsidRPr="00827849">
          <w:rPr>
            <w:rFonts w:ascii="Helv" w:hAnsi="Helv" w:cs="Helv"/>
            <w:color w:val="000000"/>
            <w:sz w:val="20"/>
            <w:szCs w:val="20"/>
            <w:rPrChange w:id="317" w:author="BPC" w:date="2015-10-01T16:28:00Z">
              <w:rPr>
                <w:rFonts w:ascii="Helv" w:hAnsi="Helv" w:cs="Helv"/>
                <w:color w:val="000000"/>
                <w:sz w:val="20"/>
                <w:szCs w:val="20"/>
                <w:lang w:val="ru-RU"/>
              </w:rPr>
            </w:rPrChange>
          </w:rPr>
          <w:t>CMALCSBM</w:t>
        </w:r>
        <w:r w:rsidR="00926BCD">
          <w:t xml:space="preserve"> </w:t>
        </w:r>
      </w:ins>
      <w:ins w:id="318" w:author="BPC" w:date="2015-09-10T17:41:00Z">
        <w:r>
          <w:t xml:space="preserve">field is used as P-32, otherwise </w:t>
        </w:r>
        <w:r w:rsidRPr="005C277A">
          <w:t>C0DLCIER</w:t>
        </w:r>
      </w:ins>
    </w:p>
    <w:p w:rsidR="005C277A" w:rsidRDefault="005C277A">
      <w:pPr>
        <w:pStyle w:val="ae"/>
        <w:numPr>
          <w:ilvl w:val="0"/>
          <w:numId w:val="49"/>
        </w:numPr>
        <w:rPr>
          <w:ins w:id="319" w:author="BPC" w:date="2015-09-10T17:42:00Z"/>
        </w:rPr>
        <w:pPrChange w:id="320" w:author="BPC" w:date="2015-09-10T17:42:00Z">
          <w:pPr/>
        </w:pPrChange>
      </w:pPr>
      <w:ins w:id="321" w:author="BPC" w:date="2015-09-10T17:42:00Z">
        <w:r>
          <w:t xml:space="preserve">P-12 = </w:t>
        </w:r>
        <w:r w:rsidRPr="005C277A">
          <w:t>CMAPTRAN</w:t>
        </w:r>
      </w:ins>
    </w:p>
    <w:p w:rsidR="005C277A" w:rsidRDefault="005C277A">
      <w:pPr>
        <w:pStyle w:val="ae"/>
        <w:numPr>
          <w:ilvl w:val="0"/>
          <w:numId w:val="49"/>
        </w:numPr>
        <w:rPr>
          <w:ins w:id="322" w:author="BPC" w:date="2015-09-10T17:43:00Z"/>
        </w:rPr>
        <w:pPrChange w:id="323" w:author="BPC" w:date="2015-09-10T17:42:00Z">
          <w:pPr/>
        </w:pPrChange>
      </w:pPr>
      <w:ins w:id="324" w:author="BPC" w:date="2015-09-10T17:42:00Z">
        <w:r>
          <w:t xml:space="preserve">P-11 = </w:t>
        </w:r>
      </w:ins>
      <w:ins w:id="325" w:author="BPC" w:date="2015-09-10T17:43:00Z">
        <w:r w:rsidRPr="005C277A">
          <w:t>CMAQIDTB</w:t>
        </w:r>
      </w:ins>
    </w:p>
    <w:p w:rsidR="005C277A" w:rsidRDefault="005C277A">
      <w:pPr>
        <w:pStyle w:val="ae"/>
        <w:numPr>
          <w:ilvl w:val="0"/>
          <w:numId w:val="58"/>
        </w:numPr>
        <w:rPr>
          <w:ins w:id="326" w:author="BPC" w:date="2015-09-10T17:44:00Z"/>
        </w:rPr>
        <w:pPrChange w:id="327" w:author="BPC" w:date="2015-09-10T17:43:00Z">
          <w:pPr/>
        </w:pPrChange>
      </w:pPr>
      <w:ins w:id="328" w:author="BPC" w:date="2015-09-10T17:43:00Z">
        <w:r>
          <w:t>For TM9</w:t>
        </w:r>
      </w:ins>
    </w:p>
    <w:p w:rsidR="005C277A" w:rsidRDefault="005C277A">
      <w:pPr>
        <w:pStyle w:val="ae"/>
        <w:numPr>
          <w:ilvl w:val="0"/>
          <w:numId w:val="59"/>
        </w:numPr>
        <w:rPr>
          <w:ins w:id="329" w:author="BPC" w:date="2015-09-10T17:44:00Z"/>
        </w:rPr>
        <w:pPrChange w:id="330" w:author="BPC" w:date="2015-09-10T17:44:00Z">
          <w:pPr/>
        </w:pPrChange>
      </w:pPr>
      <w:ins w:id="331" w:author="BPC" w:date="2015-09-10T17:44:00Z">
        <w:r>
          <w:t xml:space="preserve">P-32 </w:t>
        </w:r>
      </w:ins>
      <w:ins w:id="332" w:author="BPC" w:date="2015-09-10T17:45:00Z">
        <w:r>
          <w:t xml:space="preserve">= </w:t>
        </w:r>
      </w:ins>
      <w:ins w:id="333" w:author="BPC" w:date="2015-09-10T17:44:00Z">
        <w:r>
          <w:t>C0DLCIER</w:t>
        </w:r>
      </w:ins>
    </w:p>
    <w:p w:rsidR="005C277A" w:rsidRDefault="005C277A">
      <w:pPr>
        <w:pStyle w:val="ae"/>
        <w:numPr>
          <w:ilvl w:val="0"/>
          <w:numId w:val="59"/>
        </w:numPr>
        <w:rPr>
          <w:ins w:id="334" w:author="BPC" w:date="2015-09-10T17:45:00Z"/>
        </w:rPr>
        <w:pPrChange w:id="335" w:author="BPC" w:date="2015-09-10T17:44:00Z">
          <w:pPr/>
        </w:pPrChange>
      </w:pPr>
      <w:ins w:id="336" w:author="BPC" w:date="2015-09-10T17:44:00Z">
        <w:r>
          <w:t>P-12 = CM9PTRAN</w:t>
        </w:r>
      </w:ins>
    </w:p>
    <w:p w:rsidR="00333A9C" w:rsidRDefault="005C277A">
      <w:pPr>
        <w:pStyle w:val="ae"/>
        <w:numPr>
          <w:ilvl w:val="0"/>
          <w:numId w:val="59"/>
        </w:numPr>
        <w:rPr>
          <w:ins w:id="337" w:author="BPC" w:date="2015-09-10T17:45:00Z"/>
        </w:rPr>
        <w:pPrChange w:id="338" w:author="BPC" w:date="2015-09-10T17:45:00Z">
          <w:pPr/>
        </w:pPrChange>
      </w:pPr>
      <w:ins w:id="339" w:author="BPC" w:date="2015-09-10T17:45:00Z">
        <w:r>
          <w:t>P-11 = CM9QIDTR</w:t>
        </w:r>
      </w:ins>
    </w:p>
    <w:p w:rsidR="00333A9C" w:rsidRPr="002537A5" w:rsidRDefault="00333A9C">
      <w:pPr>
        <w:pStyle w:val="ae"/>
        <w:numPr>
          <w:ilvl w:val="0"/>
          <w:numId w:val="55"/>
        </w:numPr>
        <w:pPrChange w:id="340" w:author="BPC" w:date="2015-09-10T17:46:00Z">
          <w:pPr/>
        </w:pPrChange>
      </w:pPr>
      <w:ins w:id="341" w:author="BPC" w:date="2015-09-10T17:47:00Z">
        <w:r>
          <w:t xml:space="preserve">Sets status in TMA table to “PROCESSING” and </w:t>
        </w:r>
      </w:ins>
      <w:ins w:id="342" w:author="BPC" w:date="2015-09-10T17:48:00Z">
        <w:r>
          <w:t>record processed as usual TMA record starting from paragraph 5 in TMA processing.</w:t>
        </w:r>
      </w:ins>
    </w:p>
    <w:p w:rsidR="00E25303" w:rsidRDefault="00E25303">
      <w:pPr>
        <w:pStyle w:val="BPC3Heading2"/>
      </w:pPr>
      <w:bookmarkStart w:id="343" w:name="_Toc417034573"/>
      <w:r>
        <w:t>Process diagram</w:t>
      </w:r>
      <w:bookmarkEnd w:id="343"/>
    </w:p>
    <w:p w:rsidR="00E25303" w:rsidRDefault="00E25303" w:rsidP="008010B8">
      <w:pPr>
        <w:pStyle w:val="BPC3Heading3"/>
      </w:pPr>
      <w:bookmarkStart w:id="344" w:name="_Toc417034574"/>
      <w:r>
        <w:t>Audit</w:t>
      </w:r>
      <w:bookmarkEnd w:id="344"/>
    </w:p>
    <w:p w:rsidR="00E25303" w:rsidRDefault="00E25303" w:rsidP="00C456D4">
      <w:pPr>
        <w:pStyle w:val="BPC3Heading3"/>
      </w:pPr>
      <w:bookmarkStart w:id="345" w:name="_Toc417034575"/>
      <w:r>
        <w:t>Incident Management</w:t>
      </w:r>
      <w:bookmarkEnd w:id="345"/>
    </w:p>
    <w:p w:rsidR="00661BCD" w:rsidRDefault="00661BCD" w:rsidP="00661BCD">
      <w:pPr>
        <w:pStyle w:val="BPC3Subhead2"/>
      </w:pPr>
      <w:r>
        <w:t>Manual total execution</w:t>
      </w:r>
    </w:p>
    <w:p w:rsidR="00661BCD" w:rsidRDefault="00661BCD" w:rsidP="002A16B9">
      <w:pPr>
        <w:rPr>
          <w:lang w:eastAsia="en-US"/>
        </w:rPr>
      </w:pPr>
      <w:r>
        <w:rPr>
          <w:lang w:eastAsia="en-US"/>
        </w:rPr>
        <w:t>User must have opportunity to add TE or TR total from interface of reject manager.</w:t>
      </w:r>
    </w:p>
    <w:p w:rsidR="00E25303" w:rsidRDefault="00E25303" w:rsidP="008010B8">
      <w:pPr>
        <w:pStyle w:val="BPC3Heading3"/>
      </w:pPr>
      <w:bookmarkStart w:id="346" w:name="_Toc417034576"/>
      <w:r>
        <w:lastRenderedPageBreak/>
        <w:t>Manual Transaction Processing</w:t>
      </w:r>
      <w:bookmarkEnd w:id="346"/>
    </w:p>
    <w:p w:rsidR="00325720" w:rsidRDefault="00325720">
      <w:pPr>
        <w:jc w:val="left"/>
        <w:rPr>
          <w:caps/>
          <w:sz w:val="26"/>
          <w:szCs w:val="28"/>
          <w:lang w:eastAsia="en-US"/>
        </w:rPr>
      </w:pPr>
      <w:bookmarkStart w:id="347" w:name="_Toc417034577"/>
      <w:r>
        <w:br w:type="page"/>
      </w:r>
    </w:p>
    <w:p w:rsidR="004071F3" w:rsidRDefault="004071F3">
      <w:pPr>
        <w:pStyle w:val="BPC3Heading2"/>
      </w:pPr>
      <w:r>
        <w:lastRenderedPageBreak/>
        <w:t>Phisical model</w:t>
      </w:r>
      <w:bookmarkEnd w:id="347"/>
    </w:p>
    <w:p w:rsidR="00325720" w:rsidRDefault="00456964" w:rsidP="00456964">
      <w:r>
        <w:object w:dxaOrig="10121" w:dyaOrig="12934">
          <v:shape id="_x0000_i1044" type="#_x0000_t75" style="width:450.75pt;height:8in" o:ole="">
            <v:imagedata r:id="rId49" o:title=""/>
          </v:shape>
          <o:OLEObject Type="Embed" ProgID="Visio.Drawing.11" ShapeID="_x0000_i1044" DrawAspect="Content" ObjectID="_1505560007" r:id="rId50"/>
        </w:object>
      </w:r>
    </w:p>
    <w:p w:rsidR="00E75EB5" w:rsidRDefault="00E75EB5" w:rsidP="00456964">
      <w:bookmarkStart w:id="348" w:name="_Toc417034578"/>
    </w:p>
    <w:p w:rsidR="00E75EB5" w:rsidRDefault="00E75EB5">
      <w:pPr>
        <w:jc w:val="left"/>
        <w:rPr>
          <w:caps/>
          <w:color w:val="003399"/>
          <w:sz w:val="40"/>
          <w:szCs w:val="36"/>
          <w:lang w:eastAsia="en-US"/>
        </w:rPr>
      </w:pPr>
      <w:r>
        <w:br w:type="page"/>
      </w:r>
    </w:p>
    <w:p w:rsidR="00DF481C" w:rsidRDefault="004071F3">
      <w:pPr>
        <w:pStyle w:val="BPC3Heading2"/>
      </w:pPr>
      <w:r>
        <w:lastRenderedPageBreak/>
        <w:t>Interfaces</w:t>
      </w:r>
      <w:bookmarkStart w:id="349" w:name="_Toc417034579"/>
      <w:bookmarkEnd w:id="348"/>
    </w:p>
    <w:p w:rsidR="004071F3" w:rsidRDefault="004071F3" w:rsidP="008010B8">
      <w:pPr>
        <w:pStyle w:val="BPC3Heading3"/>
      </w:pPr>
      <w:r>
        <w:t>Hermes</w:t>
      </w:r>
      <w:bookmarkEnd w:id="349"/>
    </w:p>
    <w:p w:rsidR="004F619C" w:rsidRDefault="007B33B6" w:rsidP="00C456D4">
      <w:pPr>
        <w:pStyle w:val="BPC3Heading3"/>
      </w:pPr>
      <w:r>
        <w:t>Server</w:t>
      </w:r>
      <w:r w:rsidR="004F619C">
        <w:t xml:space="preserve"> WS</w:t>
      </w:r>
    </w:p>
    <w:p w:rsidR="00987E16" w:rsidRDefault="00987E16" w:rsidP="005D573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6"/>
        <w:gridCol w:w="2690"/>
        <w:gridCol w:w="2207"/>
      </w:tblGrid>
      <w:tr w:rsidR="00FD2646" w:rsidTr="00FD2646">
        <w:tc>
          <w:tcPr>
            <w:tcW w:w="2693" w:type="dxa"/>
          </w:tcPr>
          <w:p w:rsidR="00FD2646" w:rsidRDefault="00FD2646" w:rsidP="000A51E0">
            <w:r>
              <w:t>Service</w:t>
            </w:r>
          </w:p>
        </w:tc>
        <w:tc>
          <w:tcPr>
            <w:tcW w:w="2690" w:type="dxa"/>
          </w:tcPr>
          <w:p w:rsidR="00FD2646" w:rsidRDefault="00FD2646" w:rsidP="000A51E0">
            <w:pPr>
              <w:tabs>
                <w:tab w:val="right" w:pos="2865"/>
              </w:tabs>
            </w:pPr>
            <w:r>
              <w:t>Method</w:t>
            </w:r>
          </w:p>
        </w:tc>
        <w:tc>
          <w:tcPr>
            <w:tcW w:w="2207" w:type="dxa"/>
          </w:tcPr>
          <w:p w:rsidR="00FD2646" w:rsidRDefault="00FD2646" w:rsidP="000A51E0">
            <w:r>
              <w:t>Description</w:t>
            </w:r>
          </w:p>
        </w:tc>
      </w:tr>
      <w:tr w:rsidR="00FD2646" w:rsidTr="00FD2646">
        <w:tc>
          <w:tcPr>
            <w:tcW w:w="2693" w:type="dxa"/>
          </w:tcPr>
          <w:p w:rsidR="00FD2646" w:rsidRPr="000A51E0" w:rsidRDefault="00FD2646" w:rsidP="000A51E0">
            <w:r w:rsidRPr="00FD2646">
              <w:t>TmaTmtServerService</w:t>
            </w:r>
          </w:p>
        </w:tc>
        <w:tc>
          <w:tcPr>
            <w:tcW w:w="2690" w:type="dxa"/>
          </w:tcPr>
          <w:p w:rsidR="00FD2646" w:rsidRDefault="00FD2646" w:rsidP="000A51E0">
            <w:r w:rsidRPr="00FD2646">
              <w:t>GetTransactions</w:t>
            </w:r>
          </w:p>
        </w:tc>
        <w:tc>
          <w:tcPr>
            <w:tcW w:w="2207" w:type="dxa"/>
          </w:tcPr>
          <w:p w:rsidR="00FD2646" w:rsidRDefault="00FD2646" w:rsidP="000A51E0">
            <w:r>
              <w:t>Request list of transaction by filter parameters</w:t>
            </w:r>
          </w:p>
        </w:tc>
      </w:tr>
      <w:tr w:rsidR="00FD2646" w:rsidTr="00FD2646">
        <w:tc>
          <w:tcPr>
            <w:tcW w:w="2693" w:type="dxa"/>
          </w:tcPr>
          <w:p w:rsidR="00FD2646" w:rsidRDefault="00FD2646" w:rsidP="000A51E0"/>
        </w:tc>
        <w:tc>
          <w:tcPr>
            <w:tcW w:w="2690" w:type="dxa"/>
          </w:tcPr>
          <w:p w:rsidR="00FD2646" w:rsidRDefault="00FD2646" w:rsidP="000A51E0">
            <w:r w:rsidRPr="00FD2646">
              <w:t>GetSessions</w:t>
            </w:r>
          </w:p>
        </w:tc>
        <w:tc>
          <w:tcPr>
            <w:tcW w:w="2207" w:type="dxa"/>
          </w:tcPr>
          <w:p w:rsidR="00FD2646" w:rsidRDefault="00FD2646" w:rsidP="000A51E0">
            <w:r>
              <w:t>Request session list by filter parameters</w:t>
            </w:r>
          </w:p>
        </w:tc>
      </w:tr>
      <w:tr w:rsidR="00FD2646" w:rsidTr="00FD2646">
        <w:tc>
          <w:tcPr>
            <w:tcW w:w="2693" w:type="dxa"/>
          </w:tcPr>
          <w:p w:rsidR="00FD2646" w:rsidRDefault="00FD2646" w:rsidP="000A51E0"/>
        </w:tc>
        <w:tc>
          <w:tcPr>
            <w:tcW w:w="2690" w:type="dxa"/>
          </w:tcPr>
          <w:p w:rsidR="00FD2646" w:rsidRDefault="00FD2646" w:rsidP="000A51E0">
            <w:r w:rsidRPr="00FD2646">
              <w:t>EditTransaction</w:t>
            </w:r>
          </w:p>
        </w:tc>
        <w:tc>
          <w:tcPr>
            <w:tcW w:w="2207" w:type="dxa"/>
          </w:tcPr>
          <w:p w:rsidR="00FD2646" w:rsidRDefault="00FD2646" w:rsidP="000A51E0">
            <w:r>
              <w:t>Edit current transaction</w:t>
            </w:r>
          </w:p>
        </w:tc>
      </w:tr>
      <w:tr w:rsidR="00721E88" w:rsidTr="00FD2646">
        <w:tc>
          <w:tcPr>
            <w:tcW w:w="2693" w:type="dxa"/>
          </w:tcPr>
          <w:p w:rsidR="00721E88" w:rsidRDefault="00516420" w:rsidP="000A51E0">
            <w:r>
              <w:t>TmaTmtTotalServerService</w:t>
            </w:r>
          </w:p>
        </w:tc>
        <w:tc>
          <w:tcPr>
            <w:tcW w:w="2690" w:type="dxa"/>
          </w:tcPr>
          <w:p w:rsidR="00721E88" w:rsidRPr="00FD2646" w:rsidRDefault="00721E88" w:rsidP="000A51E0">
            <w:r>
              <w:t>GetUpdatedTotals</w:t>
            </w:r>
          </w:p>
        </w:tc>
        <w:tc>
          <w:tcPr>
            <w:tcW w:w="2207" w:type="dxa"/>
          </w:tcPr>
          <w:p w:rsidR="00721E88" w:rsidRDefault="00721E88" w:rsidP="00721E88">
            <w:r>
              <w:t>Request current totals values(for non-closed session)</w:t>
            </w:r>
          </w:p>
        </w:tc>
      </w:tr>
    </w:tbl>
    <w:p w:rsidR="004F619C" w:rsidRDefault="007B33B6" w:rsidP="008010B8">
      <w:pPr>
        <w:pStyle w:val="BPC3Heading3"/>
      </w:pPr>
      <w:bookmarkStart w:id="350" w:name="_Toc417034581"/>
      <w:r>
        <w:t>Client</w:t>
      </w:r>
      <w:r w:rsidR="00B04932">
        <w:t xml:space="preserve"> ws</w:t>
      </w:r>
      <w:bookmarkEnd w:id="35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93"/>
        <w:gridCol w:w="2690"/>
        <w:gridCol w:w="2207"/>
      </w:tblGrid>
      <w:tr w:rsidR="00FD2646" w:rsidTr="00987E16">
        <w:tc>
          <w:tcPr>
            <w:tcW w:w="2693" w:type="dxa"/>
          </w:tcPr>
          <w:p w:rsidR="00FD2646" w:rsidRDefault="00FD2646" w:rsidP="00987E16">
            <w:r>
              <w:t>Service</w:t>
            </w:r>
          </w:p>
        </w:tc>
        <w:tc>
          <w:tcPr>
            <w:tcW w:w="2690" w:type="dxa"/>
          </w:tcPr>
          <w:p w:rsidR="00FD2646" w:rsidRDefault="00FD2646" w:rsidP="00987E16">
            <w:pPr>
              <w:tabs>
                <w:tab w:val="right" w:pos="2865"/>
              </w:tabs>
            </w:pPr>
            <w:r>
              <w:t>Method</w:t>
            </w:r>
          </w:p>
        </w:tc>
        <w:tc>
          <w:tcPr>
            <w:tcW w:w="2207" w:type="dxa"/>
          </w:tcPr>
          <w:p w:rsidR="00FD2646" w:rsidRDefault="00FD2646" w:rsidP="00987E16">
            <w:r>
              <w:t>Description</w:t>
            </w:r>
          </w:p>
        </w:tc>
      </w:tr>
      <w:tr w:rsidR="00FD2646" w:rsidTr="00987E16">
        <w:tc>
          <w:tcPr>
            <w:tcW w:w="2693" w:type="dxa"/>
          </w:tcPr>
          <w:p w:rsidR="00FD2646" w:rsidRPr="002934F1" w:rsidRDefault="00B63A37" w:rsidP="00987E16">
            <w:r>
              <w:rPr>
                <w:rFonts w:ascii="Courier New" w:hAnsi="Courier New" w:cs="Courier New"/>
                <w:color w:val="1A1AA6"/>
                <w:sz w:val="20"/>
                <w:szCs w:val="20"/>
              </w:rPr>
              <w:t>ReconAPI</w:t>
            </w:r>
          </w:p>
        </w:tc>
        <w:tc>
          <w:tcPr>
            <w:tcW w:w="2690" w:type="dxa"/>
          </w:tcPr>
          <w:p w:rsidR="00FD2646" w:rsidRDefault="00B63A37" w:rsidP="00987E16">
            <w:r>
              <w:rPr>
                <w:rFonts w:ascii="Courier New" w:hAnsi="Courier New" w:cs="Courier New"/>
                <w:color w:val="1A1AA6"/>
                <w:sz w:val="20"/>
                <w:szCs w:val="20"/>
              </w:rPr>
              <w:t>closeSession</w:t>
            </w:r>
          </w:p>
        </w:tc>
        <w:tc>
          <w:tcPr>
            <w:tcW w:w="2207" w:type="dxa"/>
          </w:tcPr>
          <w:p w:rsidR="00FD2646" w:rsidRDefault="00B63A37" w:rsidP="00721E88">
            <w:r>
              <w:t>Close session and send totals.</w:t>
            </w:r>
          </w:p>
        </w:tc>
      </w:tr>
      <w:tr w:rsidR="009C1682" w:rsidTr="00987E16">
        <w:tc>
          <w:tcPr>
            <w:tcW w:w="2693" w:type="dxa"/>
          </w:tcPr>
          <w:p w:rsidR="009C1682" w:rsidRDefault="009C1682" w:rsidP="00987E16">
            <w:pPr>
              <w:rPr>
                <w:rFonts w:ascii="Courier New" w:hAnsi="Courier New" w:cs="Courier New"/>
                <w:color w:val="1A1AA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1A1AA6"/>
                <w:sz w:val="20"/>
                <w:szCs w:val="20"/>
              </w:rPr>
              <w:t>ReconAPI</w:t>
            </w:r>
          </w:p>
        </w:tc>
        <w:tc>
          <w:tcPr>
            <w:tcW w:w="2690" w:type="dxa"/>
          </w:tcPr>
          <w:p w:rsidR="009C1682" w:rsidRDefault="009C1682" w:rsidP="00987E16">
            <w:pPr>
              <w:rPr>
                <w:rFonts w:ascii="Courier New" w:hAnsi="Courier New" w:cs="Courier New"/>
                <w:color w:val="1A1AA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1A1AA6"/>
                <w:sz w:val="20"/>
                <w:szCs w:val="20"/>
              </w:rPr>
              <w:t>openSession</w:t>
            </w:r>
          </w:p>
        </w:tc>
        <w:tc>
          <w:tcPr>
            <w:tcW w:w="2207" w:type="dxa"/>
          </w:tcPr>
          <w:p w:rsidR="009C1682" w:rsidRDefault="009C1682">
            <w:r>
              <w:t>Open session.</w:t>
            </w:r>
          </w:p>
        </w:tc>
      </w:tr>
    </w:tbl>
    <w:p w:rsidR="00987E16" w:rsidRDefault="00987E16" w:rsidP="008010B8">
      <w:pPr>
        <w:pStyle w:val="BPC3Heading3"/>
      </w:pPr>
      <w:r>
        <w:t>Queues</w:t>
      </w:r>
    </w:p>
    <w:p w:rsidR="00987E16" w:rsidRDefault="00987E16" w:rsidP="003F28EB">
      <w:pPr>
        <w:pStyle w:val="BPC3Subhead2"/>
      </w:pPr>
      <w:r>
        <w:t>Message Queue</w:t>
      </w:r>
      <w:r w:rsidR="00462BD9"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87E16" w:rsidTr="00987E16">
        <w:tc>
          <w:tcPr>
            <w:tcW w:w="4621" w:type="dxa"/>
          </w:tcPr>
          <w:p w:rsidR="00987E16" w:rsidRDefault="00987E16" w:rsidP="00987E16">
            <w:r>
              <w:t>Queue</w:t>
            </w:r>
          </w:p>
        </w:tc>
        <w:tc>
          <w:tcPr>
            <w:tcW w:w="4621" w:type="dxa"/>
          </w:tcPr>
          <w:p w:rsidR="00987E16" w:rsidRDefault="00987E16" w:rsidP="00987E16">
            <w:r>
              <w:t>Description</w:t>
            </w:r>
          </w:p>
        </w:tc>
      </w:tr>
      <w:tr w:rsidR="00987E16" w:rsidTr="00987E16">
        <w:tc>
          <w:tcPr>
            <w:tcW w:w="4621" w:type="dxa"/>
          </w:tcPr>
          <w:p w:rsidR="00987E16" w:rsidRDefault="00987E16" w:rsidP="00987E16">
            <w:r>
              <w:t>TmaTmtQueue</w:t>
            </w:r>
          </w:p>
        </w:tc>
        <w:tc>
          <w:tcPr>
            <w:tcW w:w="4621" w:type="dxa"/>
          </w:tcPr>
          <w:p w:rsidR="00987E16" w:rsidRDefault="00987E16" w:rsidP="005D5731">
            <w:r>
              <w:t>Queue in which module will send SVXP batch</w:t>
            </w:r>
          </w:p>
        </w:tc>
      </w:tr>
      <w:tr w:rsidR="00DF481C" w:rsidTr="00987E16">
        <w:tc>
          <w:tcPr>
            <w:tcW w:w="4621" w:type="dxa"/>
          </w:tcPr>
          <w:p w:rsidR="00DF481C" w:rsidRDefault="00DF481C" w:rsidP="00987E16">
            <w:r>
              <w:t>ConfigurationQueue</w:t>
            </w:r>
          </w:p>
        </w:tc>
        <w:tc>
          <w:tcPr>
            <w:tcW w:w="4621" w:type="dxa"/>
          </w:tcPr>
          <w:p w:rsidR="00DF481C" w:rsidRDefault="00DF481C" w:rsidP="005D5731">
            <w:r>
              <w:t>Queue for cooperation with Configuration module.</w:t>
            </w:r>
          </w:p>
        </w:tc>
      </w:tr>
    </w:tbl>
    <w:p w:rsidR="008D7740" w:rsidRPr="00B7466F" w:rsidRDefault="008D7740" w:rsidP="005D5731"/>
    <w:sectPr w:rsidR="008D7740" w:rsidRPr="00B7466F" w:rsidSect="002B2970">
      <w:headerReference w:type="even" r:id="rId51"/>
      <w:headerReference w:type="default" r:id="rId52"/>
      <w:headerReference w:type="first" r:id="rId53"/>
      <w:footerReference w:type="first" r:id="rId54"/>
      <w:pgSz w:w="11906" w:h="16838" w:code="9"/>
      <w:pgMar w:top="180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164" w:rsidRDefault="00A42164">
      <w:r>
        <w:separator/>
      </w:r>
    </w:p>
    <w:p w:rsidR="00A42164" w:rsidRDefault="00A42164"/>
    <w:p w:rsidR="00A42164" w:rsidRDefault="00A42164"/>
    <w:p w:rsidR="00A42164" w:rsidRDefault="00A42164"/>
  </w:endnote>
  <w:endnote w:type="continuationSeparator" w:id="0">
    <w:p w:rsidR="00A42164" w:rsidRDefault="00A42164">
      <w:r>
        <w:continuationSeparator/>
      </w:r>
    </w:p>
    <w:p w:rsidR="00A42164" w:rsidRDefault="00A42164"/>
    <w:p w:rsidR="00A42164" w:rsidRDefault="00A42164"/>
    <w:p w:rsidR="00A42164" w:rsidRDefault="00A421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Pr="000813E0" w:rsidRDefault="003F455F" w:rsidP="000813E0">
    <w:pPr>
      <w:pStyle w:val="BPCLegaleze"/>
    </w:pPr>
    <w:r>
      <w:t>© 2014 BPC Banking Technologies</w:t>
    </w:r>
    <w:r w:rsidRPr="00D41EE8">
      <w:t>.</w:t>
    </w:r>
    <w:r>
      <w:t xml:space="preserve"> Proprietary and Confidential.</w:t>
    </w:r>
    <w:r>
      <w:br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1A0862">
      <w:rPr>
        <w:noProof/>
      </w:rPr>
      <w:t>12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1A0862">
      <w:rPr>
        <w:noProof/>
      </w:rPr>
      <w:t>33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Pr="000813E0" w:rsidRDefault="003F455F" w:rsidP="000813E0">
    <w:pPr>
      <w:pStyle w:val="BPCLegaleze"/>
    </w:pPr>
    <w:r>
      <w:t>© 2014 BPC Banking Technologies</w:t>
    </w:r>
    <w:r w:rsidRPr="00D41EE8">
      <w:t>.</w:t>
    </w:r>
    <w:r>
      <w:t xml:space="preserve"> Proprietary and Confidential.</w:t>
    </w:r>
    <w:r>
      <w:br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E13F03">
      <w:rPr>
        <w:noProof/>
      </w:rPr>
      <w:t>2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E13F03">
      <w:rPr>
        <w:noProof/>
      </w:rPr>
      <w:t>33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Pr="0055284B" w:rsidRDefault="003F455F" w:rsidP="0055284B">
    <w:pPr>
      <w:pStyle w:val="BPCLegaleze"/>
      <w:tabs>
        <w:tab w:val="left" w:pos="8010"/>
      </w:tabs>
      <w:spacing w:before="80" w:after="0"/>
      <w:rPr>
        <w:color w:val="999999"/>
        <w:sz w:val="16"/>
      </w:rPr>
    </w:pPr>
    <w:r>
      <w:rPr>
        <w:color w:val="999999"/>
        <w:sz w:val="16"/>
      </w:rPr>
      <w:t>© 2009 BPC Banking Technologies</w:t>
    </w:r>
    <w:r w:rsidRPr="00D41EE8">
      <w:rPr>
        <w:color w:val="999999"/>
        <w:sz w:val="16"/>
      </w:rPr>
      <w:t>.</w:t>
    </w:r>
    <w:r>
      <w:rPr>
        <w:color w:val="999999"/>
        <w:sz w:val="16"/>
      </w:rPr>
      <w:t xml:space="preserve"> Proprietary and Confidential.</w:t>
    </w:r>
    <w:r>
      <w:rPr>
        <w:color w:val="999999"/>
        <w:sz w:val="16"/>
      </w:rPr>
      <w:tab/>
      <w:t xml:space="preserve">Page </w:t>
    </w:r>
    <w:r>
      <w:rPr>
        <w:color w:val="999999"/>
        <w:sz w:val="16"/>
      </w:rPr>
      <w:fldChar w:fldCharType="begin"/>
    </w:r>
    <w:r>
      <w:rPr>
        <w:color w:val="999999"/>
        <w:sz w:val="16"/>
      </w:rPr>
      <w:instrText xml:space="preserve"> PAGE </w:instrText>
    </w:r>
    <w:r>
      <w:rPr>
        <w:color w:val="999999"/>
        <w:sz w:val="16"/>
      </w:rPr>
      <w:fldChar w:fldCharType="separate"/>
    </w:r>
    <w:r>
      <w:rPr>
        <w:noProof/>
        <w:color w:val="999999"/>
        <w:sz w:val="16"/>
      </w:rPr>
      <w:t>3</w:t>
    </w:r>
    <w:r>
      <w:rPr>
        <w:color w:val="999999"/>
        <w:sz w:val="16"/>
      </w:rPr>
      <w:fldChar w:fldCharType="end"/>
    </w:r>
    <w:r>
      <w:rPr>
        <w:color w:val="999999"/>
        <w:sz w:val="16"/>
      </w:rPr>
      <w:t xml:space="preserve"> of </w:t>
    </w:r>
    <w:r>
      <w:rPr>
        <w:color w:val="999999"/>
        <w:sz w:val="16"/>
      </w:rPr>
      <w:fldChar w:fldCharType="begin"/>
    </w:r>
    <w:r>
      <w:rPr>
        <w:color w:val="999999"/>
        <w:sz w:val="16"/>
      </w:rPr>
      <w:instrText xml:space="preserve"> NUMPAGES </w:instrText>
    </w:r>
    <w:r>
      <w:rPr>
        <w:color w:val="999999"/>
        <w:sz w:val="16"/>
      </w:rPr>
      <w:fldChar w:fldCharType="separate"/>
    </w:r>
    <w:r>
      <w:rPr>
        <w:noProof/>
        <w:color w:val="999999"/>
        <w:sz w:val="16"/>
      </w:rPr>
      <w:t>9</w:t>
    </w:r>
    <w:r>
      <w:rPr>
        <w:color w:val="999999"/>
        <w:sz w:val="16"/>
      </w:rPr>
      <w:fldChar w:fldCharType="end"/>
    </w:r>
  </w:p>
  <w:p w:rsidR="003F455F" w:rsidRDefault="003F455F"/>
  <w:p w:rsidR="003F455F" w:rsidRDefault="003F455F"/>
  <w:p w:rsidR="003F455F" w:rsidRDefault="003F455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164" w:rsidRDefault="00A42164">
      <w:r>
        <w:separator/>
      </w:r>
    </w:p>
    <w:p w:rsidR="00A42164" w:rsidRDefault="00A42164"/>
    <w:p w:rsidR="00A42164" w:rsidRDefault="00A42164"/>
    <w:p w:rsidR="00A42164" w:rsidRDefault="00A42164"/>
  </w:footnote>
  <w:footnote w:type="continuationSeparator" w:id="0">
    <w:p w:rsidR="00A42164" w:rsidRDefault="00A42164">
      <w:r>
        <w:continuationSeparator/>
      </w:r>
    </w:p>
    <w:p w:rsidR="00A42164" w:rsidRDefault="00A42164"/>
    <w:p w:rsidR="00A42164" w:rsidRDefault="00A42164"/>
    <w:p w:rsidR="00A42164" w:rsidRDefault="00A4216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Pr="00A40341" w:rsidRDefault="003F455F" w:rsidP="00A40341">
    <w:pPr>
      <w:pStyle w:val="a3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235D95EA" wp14:editId="584CE63B">
          <wp:simplePos x="0" y="0"/>
          <wp:positionH relativeFrom="column">
            <wp:posOffset>-909955</wp:posOffset>
          </wp:positionH>
          <wp:positionV relativeFrom="paragraph">
            <wp:posOffset>-457200</wp:posOffset>
          </wp:positionV>
          <wp:extent cx="7553325" cy="10690225"/>
          <wp:effectExtent l="0" t="0" r="0" b="0"/>
          <wp:wrapNone/>
          <wp:docPr id="9" name="Рисунок 9" descr="cov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cov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90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Pr="00A40341" w:rsidRDefault="003F455F" w:rsidP="00A40341">
    <w:pPr>
      <w:pStyle w:val="a3"/>
    </w:pPr>
    <w:r>
      <w:rPr>
        <w:noProof/>
        <w:lang w:val="ru-RU"/>
      </w:rPr>
      <w:drawing>
        <wp:anchor distT="0" distB="0" distL="114300" distR="114300" simplePos="0" relativeHeight="251657216" behindDoc="0" locked="0" layoutInCell="1" allowOverlap="1" wp14:anchorId="1929566E" wp14:editId="61E56A23">
          <wp:simplePos x="0" y="0"/>
          <wp:positionH relativeFrom="column">
            <wp:posOffset>3627755</wp:posOffset>
          </wp:positionH>
          <wp:positionV relativeFrom="paragraph">
            <wp:posOffset>-218440</wp:posOffset>
          </wp:positionV>
          <wp:extent cx="2750820" cy="892175"/>
          <wp:effectExtent l="0" t="0" r="0" b="3175"/>
          <wp:wrapNone/>
          <wp:docPr id="10" name="Рисунок 10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0820" cy="892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Default="003F455F"/>
  <w:p w:rsidR="003F455F" w:rsidRDefault="003F455F"/>
  <w:p w:rsidR="003F455F" w:rsidRDefault="003F455F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Pr="00A40341" w:rsidRDefault="003F455F" w:rsidP="00A40341">
    <w:pPr>
      <w:pStyle w:val="a3"/>
    </w:pPr>
    <w:r>
      <w:rPr>
        <w:noProof/>
        <w:lang w:val="ru-RU"/>
      </w:rPr>
      <w:drawing>
        <wp:anchor distT="0" distB="0" distL="114300" distR="114300" simplePos="0" relativeHeight="251658240" behindDoc="0" locked="0" layoutInCell="1" allowOverlap="1" wp14:anchorId="2A56825A" wp14:editId="53D37F00">
          <wp:simplePos x="0" y="0"/>
          <wp:positionH relativeFrom="column">
            <wp:posOffset>3627755</wp:posOffset>
          </wp:positionH>
          <wp:positionV relativeFrom="paragraph">
            <wp:posOffset>-218440</wp:posOffset>
          </wp:positionV>
          <wp:extent cx="2750820" cy="892175"/>
          <wp:effectExtent l="0" t="0" r="0" b="3175"/>
          <wp:wrapNone/>
          <wp:docPr id="3" name="Рисунок 3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0820" cy="892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F455F" w:rsidRPr="00A40341" w:rsidRDefault="003F455F" w:rsidP="00A40341">
    <w:pPr>
      <w:pStyle w:val="a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55F" w:rsidRDefault="003F455F">
    <w:pPr>
      <w:pStyle w:val="a3"/>
    </w:pPr>
    <w:r>
      <w:rPr>
        <w:noProof/>
        <w:lang w:val="ru-RU"/>
      </w:rPr>
      <w:drawing>
        <wp:anchor distT="0" distB="0" distL="114300" distR="114300" simplePos="0" relativeHeight="251656192" behindDoc="0" locked="0" layoutInCell="1" allowOverlap="1" wp14:anchorId="73BC07B3" wp14:editId="0F806307">
          <wp:simplePos x="0" y="0"/>
          <wp:positionH relativeFrom="column">
            <wp:posOffset>4617720</wp:posOffset>
          </wp:positionH>
          <wp:positionV relativeFrom="paragraph">
            <wp:posOffset>-62230</wp:posOffset>
          </wp:positionV>
          <wp:extent cx="1136015" cy="607060"/>
          <wp:effectExtent l="0" t="0" r="6985" b="2540"/>
          <wp:wrapNone/>
          <wp:docPr id="4" name="Рисунок 4" descr="BPC_Banking_Technologies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BPC_Banking_Technologies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6015" cy="6070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ru-RU"/>
      </w:rPr>
      <w:drawing>
        <wp:inline distT="0" distB="0" distL="0" distR="0" wp14:anchorId="4B63C6E7" wp14:editId="4DD27112">
          <wp:extent cx="1626870" cy="524510"/>
          <wp:effectExtent l="0" t="0" r="0" b="8890"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6870" cy="524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F455F" w:rsidRDefault="003F455F"/>
  <w:p w:rsidR="003F455F" w:rsidRDefault="003F455F"/>
  <w:p w:rsidR="003F455F" w:rsidRDefault="003F455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A72A5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632E4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34A01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916B69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2F2B35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82835C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3D4FE2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CB1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366A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50862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566776"/>
    <w:multiLevelType w:val="hybridMultilevel"/>
    <w:tmpl w:val="D544094A"/>
    <w:lvl w:ilvl="0" w:tplc="3A9A79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425283D"/>
    <w:multiLevelType w:val="multilevel"/>
    <w:tmpl w:val="2218459C"/>
    <w:lvl w:ilvl="0">
      <w:start w:val="1"/>
      <w:numFmt w:val="bullet"/>
      <w:lvlText w:val="■"/>
      <w:lvlJc w:val="left"/>
      <w:pPr>
        <w:tabs>
          <w:tab w:val="num" w:pos="947"/>
        </w:tabs>
        <w:ind w:left="947" w:hanging="227"/>
      </w:pPr>
      <w:rPr>
        <w:rFonts w:ascii="Arial" w:hAnsi="Aria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4AE49FB"/>
    <w:multiLevelType w:val="hybridMultilevel"/>
    <w:tmpl w:val="E8FA5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72712AA"/>
    <w:multiLevelType w:val="hybridMultilevel"/>
    <w:tmpl w:val="14569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8206FF8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82359EA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ADB179D"/>
    <w:multiLevelType w:val="hybridMultilevel"/>
    <w:tmpl w:val="01F6B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013541E"/>
    <w:multiLevelType w:val="hybridMultilevel"/>
    <w:tmpl w:val="749C0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1EB23DF"/>
    <w:multiLevelType w:val="multilevel"/>
    <w:tmpl w:val="A00689DE"/>
    <w:lvl w:ilvl="0">
      <w:start w:val="1"/>
      <w:numFmt w:val="bullet"/>
      <w:lvlText w:val="o"/>
      <w:lvlJc w:val="left"/>
      <w:pPr>
        <w:tabs>
          <w:tab w:val="num" w:pos="947"/>
        </w:tabs>
        <w:ind w:left="947" w:hanging="227"/>
      </w:pPr>
      <w:rPr>
        <w:rFonts w:ascii="Courier New" w:hAnsi="Courier New" w:hint="default"/>
        <w:color w:val="auto"/>
        <w:position w:val="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121136E5"/>
    <w:multiLevelType w:val="hybridMultilevel"/>
    <w:tmpl w:val="8026ACB0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0">
    <w:nsid w:val="12591E45"/>
    <w:multiLevelType w:val="hybridMultilevel"/>
    <w:tmpl w:val="D9D0A50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21">
    <w:nsid w:val="12F50633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3705EDE"/>
    <w:multiLevelType w:val="hybridMultilevel"/>
    <w:tmpl w:val="5AC80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511616D"/>
    <w:multiLevelType w:val="hybridMultilevel"/>
    <w:tmpl w:val="3B64E930"/>
    <w:lvl w:ilvl="0" w:tplc="906E62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5A6392A"/>
    <w:multiLevelType w:val="hybridMultilevel"/>
    <w:tmpl w:val="7534A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9FD2E63"/>
    <w:multiLevelType w:val="hybridMultilevel"/>
    <w:tmpl w:val="C032C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08420A9"/>
    <w:multiLevelType w:val="hybridMultilevel"/>
    <w:tmpl w:val="52423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0F21B35"/>
    <w:multiLevelType w:val="hybridMultilevel"/>
    <w:tmpl w:val="C0004690"/>
    <w:lvl w:ilvl="0" w:tplc="7400A6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14913D7"/>
    <w:multiLevelType w:val="hybridMultilevel"/>
    <w:tmpl w:val="60005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2EF605A"/>
    <w:multiLevelType w:val="hybridMultilevel"/>
    <w:tmpl w:val="E5928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4BE4B81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A750309"/>
    <w:multiLevelType w:val="hybridMultilevel"/>
    <w:tmpl w:val="26889F58"/>
    <w:lvl w:ilvl="0" w:tplc="5FF8217E">
      <w:start w:val="1"/>
      <w:numFmt w:val="bullet"/>
      <w:pStyle w:val="BPC3Bulletsummary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2A8D1705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24424FE"/>
    <w:multiLevelType w:val="hybridMultilevel"/>
    <w:tmpl w:val="A052DAE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>
    <w:nsid w:val="337254F3"/>
    <w:multiLevelType w:val="hybridMultilevel"/>
    <w:tmpl w:val="AD507698"/>
    <w:lvl w:ilvl="0" w:tplc="092E8AEA">
      <w:start w:val="1"/>
      <w:numFmt w:val="bullet"/>
      <w:pStyle w:val="BPC3Bullet1bol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37E34F5A"/>
    <w:multiLevelType w:val="hybridMultilevel"/>
    <w:tmpl w:val="04FCA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84E3A38"/>
    <w:multiLevelType w:val="multilevel"/>
    <w:tmpl w:val="B7A0EC56"/>
    <w:lvl w:ilvl="0">
      <w:start w:val="1"/>
      <w:numFmt w:val="bullet"/>
      <w:lvlText w:val="o"/>
      <w:lvlJc w:val="left"/>
      <w:pPr>
        <w:tabs>
          <w:tab w:val="num" w:pos="947"/>
        </w:tabs>
        <w:ind w:left="947" w:hanging="227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396C1170"/>
    <w:multiLevelType w:val="multilevel"/>
    <w:tmpl w:val="5D6E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3AB50079"/>
    <w:multiLevelType w:val="hybridMultilevel"/>
    <w:tmpl w:val="04463C64"/>
    <w:lvl w:ilvl="0" w:tplc="46AEFC1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C984F92"/>
    <w:multiLevelType w:val="hybridMultilevel"/>
    <w:tmpl w:val="DDA483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3E155C05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F5C62EB"/>
    <w:multiLevelType w:val="hybridMultilevel"/>
    <w:tmpl w:val="A0B0FA8A"/>
    <w:lvl w:ilvl="0" w:tplc="FD4622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4014023E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40711AE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47154B4"/>
    <w:multiLevelType w:val="hybridMultilevel"/>
    <w:tmpl w:val="1E9469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6E168FC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846564F"/>
    <w:multiLevelType w:val="multilevel"/>
    <w:tmpl w:val="E778AAAC"/>
    <w:lvl w:ilvl="0">
      <w:start w:val="1"/>
      <w:numFmt w:val="bullet"/>
      <w:lvlText w:val="o"/>
      <w:lvlJc w:val="left"/>
      <w:pPr>
        <w:tabs>
          <w:tab w:val="num" w:pos="357"/>
        </w:tabs>
        <w:ind w:left="1077" w:hanging="357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4AE90DE4"/>
    <w:multiLevelType w:val="hybridMultilevel"/>
    <w:tmpl w:val="C5527A86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8">
    <w:nsid w:val="4B8F7C4D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62D3473"/>
    <w:multiLevelType w:val="hybridMultilevel"/>
    <w:tmpl w:val="9CCA6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EB0526B"/>
    <w:multiLevelType w:val="hybridMultilevel"/>
    <w:tmpl w:val="0EDC681E"/>
    <w:lvl w:ilvl="0" w:tplc="534283AC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5FA1010D"/>
    <w:multiLevelType w:val="hybridMultilevel"/>
    <w:tmpl w:val="BC1CF98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A7F6053"/>
    <w:multiLevelType w:val="hybridMultilevel"/>
    <w:tmpl w:val="34749B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6B0D0FD1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4">
    <w:nsid w:val="6C9906C0"/>
    <w:multiLevelType w:val="hybridMultilevel"/>
    <w:tmpl w:val="51DCC0AC"/>
    <w:lvl w:ilvl="0" w:tplc="C9F0944E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6EA452BC"/>
    <w:multiLevelType w:val="multilevel"/>
    <w:tmpl w:val="5DE81D5E"/>
    <w:lvl w:ilvl="0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6F2A69D2"/>
    <w:multiLevelType w:val="hybridMultilevel"/>
    <w:tmpl w:val="0B4845C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7">
    <w:nsid w:val="73100C2B"/>
    <w:multiLevelType w:val="multilevel"/>
    <w:tmpl w:val="0EDC681E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8">
    <w:nsid w:val="73526501"/>
    <w:multiLevelType w:val="multilevel"/>
    <w:tmpl w:val="A77A980E"/>
    <w:lvl w:ilvl="0">
      <w:start w:val="1"/>
      <w:numFmt w:val="bullet"/>
      <w:lvlText w:val="o"/>
      <w:lvlJc w:val="left"/>
      <w:pPr>
        <w:tabs>
          <w:tab w:val="num" w:pos="936"/>
        </w:tabs>
        <w:ind w:left="936" w:hanging="227"/>
      </w:pPr>
      <w:rPr>
        <w:rFonts w:ascii="Courier New" w:hAnsi="Courier New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7EC92FF5"/>
    <w:multiLevelType w:val="hybridMultilevel"/>
    <w:tmpl w:val="304639DA"/>
    <w:lvl w:ilvl="0" w:tplc="B834488A">
      <w:start w:val="1"/>
      <w:numFmt w:val="bullet"/>
      <w:pStyle w:val="BPC3Bullet2"/>
      <w:lvlText w:val="o"/>
      <w:lvlJc w:val="left"/>
      <w:pPr>
        <w:tabs>
          <w:tab w:val="num" w:pos="947"/>
        </w:tabs>
        <w:ind w:left="947" w:hanging="227"/>
      </w:pPr>
      <w:rPr>
        <w:rFonts w:ascii="Courier New" w:hAnsi="Courier New" w:hint="default"/>
        <w:color w:val="auto"/>
        <w:position w:val="2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50"/>
  </w:num>
  <w:num w:numId="12">
    <w:abstractNumId w:val="57"/>
  </w:num>
  <w:num w:numId="13">
    <w:abstractNumId w:val="34"/>
  </w:num>
  <w:num w:numId="14">
    <w:abstractNumId w:val="53"/>
  </w:num>
  <w:num w:numId="15">
    <w:abstractNumId w:val="59"/>
  </w:num>
  <w:num w:numId="16">
    <w:abstractNumId w:val="54"/>
  </w:num>
  <w:num w:numId="17">
    <w:abstractNumId w:val="31"/>
  </w:num>
  <w:num w:numId="18">
    <w:abstractNumId w:val="55"/>
  </w:num>
  <w:num w:numId="19">
    <w:abstractNumId w:val="54"/>
  </w:num>
  <w:num w:numId="20">
    <w:abstractNumId w:val="54"/>
  </w:num>
  <w:num w:numId="21">
    <w:abstractNumId w:val="46"/>
  </w:num>
  <w:num w:numId="22">
    <w:abstractNumId w:val="36"/>
  </w:num>
  <w:num w:numId="23">
    <w:abstractNumId w:val="11"/>
  </w:num>
  <w:num w:numId="24">
    <w:abstractNumId w:val="58"/>
  </w:num>
  <w:num w:numId="25">
    <w:abstractNumId w:val="18"/>
  </w:num>
  <w:num w:numId="26">
    <w:abstractNumId w:val="37"/>
  </w:num>
  <w:num w:numId="27">
    <w:abstractNumId w:val="24"/>
  </w:num>
  <w:num w:numId="28">
    <w:abstractNumId w:val="20"/>
  </w:num>
  <w:num w:numId="29">
    <w:abstractNumId w:val="20"/>
  </w:num>
  <w:num w:numId="30">
    <w:abstractNumId w:val="19"/>
  </w:num>
  <w:num w:numId="3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27"/>
  </w:num>
  <w:num w:numId="34">
    <w:abstractNumId w:val="25"/>
  </w:num>
  <w:num w:numId="35">
    <w:abstractNumId w:val="56"/>
  </w:num>
  <w:num w:numId="36">
    <w:abstractNumId w:val="28"/>
  </w:num>
  <w:num w:numId="37">
    <w:abstractNumId w:val="43"/>
  </w:num>
  <w:num w:numId="38">
    <w:abstractNumId w:val="26"/>
  </w:num>
  <w:num w:numId="39">
    <w:abstractNumId w:val="49"/>
  </w:num>
  <w:num w:numId="40">
    <w:abstractNumId w:val="23"/>
  </w:num>
  <w:num w:numId="41">
    <w:abstractNumId w:val="35"/>
  </w:num>
  <w:num w:numId="42">
    <w:abstractNumId w:val="21"/>
  </w:num>
  <w:num w:numId="43">
    <w:abstractNumId w:val="44"/>
  </w:num>
  <w:num w:numId="44">
    <w:abstractNumId w:val="12"/>
  </w:num>
  <w:num w:numId="45">
    <w:abstractNumId w:val="22"/>
  </w:num>
  <w:num w:numId="46">
    <w:abstractNumId w:val="38"/>
  </w:num>
  <w:num w:numId="47">
    <w:abstractNumId w:val="13"/>
  </w:num>
  <w:num w:numId="48">
    <w:abstractNumId w:val="52"/>
  </w:num>
  <w:num w:numId="49">
    <w:abstractNumId w:val="39"/>
  </w:num>
  <w:num w:numId="50">
    <w:abstractNumId w:val="32"/>
  </w:num>
  <w:num w:numId="51">
    <w:abstractNumId w:val="15"/>
  </w:num>
  <w:num w:numId="52">
    <w:abstractNumId w:val="51"/>
  </w:num>
  <w:num w:numId="53">
    <w:abstractNumId w:val="42"/>
  </w:num>
  <w:num w:numId="54">
    <w:abstractNumId w:val="29"/>
  </w:num>
  <w:num w:numId="55">
    <w:abstractNumId w:val="16"/>
  </w:num>
  <w:num w:numId="56">
    <w:abstractNumId w:val="41"/>
  </w:num>
  <w:num w:numId="57">
    <w:abstractNumId w:val="10"/>
  </w:num>
  <w:num w:numId="58">
    <w:abstractNumId w:val="47"/>
  </w:num>
  <w:num w:numId="59">
    <w:abstractNumId w:val="33"/>
  </w:num>
  <w:num w:numId="60">
    <w:abstractNumId w:val="17"/>
  </w:num>
  <w:num w:numId="61">
    <w:abstractNumId w:val="30"/>
  </w:num>
  <w:num w:numId="62">
    <w:abstractNumId w:val="48"/>
  </w:num>
  <w:num w:numId="63">
    <w:abstractNumId w:val="4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characterSpacingControl w:val="doNotCompress"/>
  <w:hdrShapeDefaults>
    <o:shapedefaults v:ext="edit" spidmax="2049">
      <o:colormru v:ext="edit" colors="#039,teal,#006462,#008b7a,#4da197,#79a6ff,#4e4ea0,#c5e2f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764"/>
    <w:rsid w:val="0000081F"/>
    <w:rsid w:val="00005441"/>
    <w:rsid w:val="00010496"/>
    <w:rsid w:val="00014C5F"/>
    <w:rsid w:val="0002564D"/>
    <w:rsid w:val="00027D06"/>
    <w:rsid w:val="00032D83"/>
    <w:rsid w:val="00033898"/>
    <w:rsid w:val="00033F15"/>
    <w:rsid w:val="000364CA"/>
    <w:rsid w:val="000404D1"/>
    <w:rsid w:val="00040881"/>
    <w:rsid w:val="000425EF"/>
    <w:rsid w:val="00043407"/>
    <w:rsid w:val="00045899"/>
    <w:rsid w:val="00046F61"/>
    <w:rsid w:val="000502FE"/>
    <w:rsid w:val="00053529"/>
    <w:rsid w:val="00054C3A"/>
    <w:rsid w:val="00062381"/>
    <w:rsid w:val="00065E32"/>
    <w:rsid w:val="00065EE6"/>
    <w:rsid w:val="000663B6"/>
    <w:rsid w:val="00066EC1"/>
    <w:rsid w:val="000734FE"/>
    <w:rsid w:val="00075CD1"/>
    <w:rsid w:val="00077B11"/>
    <w:rsid w:val="000813E0"/>
    <w:rsid w:val="0008582F"/>
    <w:rsid w:val="000919F4"/>
    <w:rsid w:val="00092F28"/>
    <w:rsid w:val="00093DA1"/>
    <w:rsid w:val="00094248"/>
    <w:rsid w:val="00097025"/>
    <w:rsid w:val="000A08DC"/>
    <w:rsid w:val="000A339E"/>
    <w:rsid w:val="000A4A74"/>
    <w:rsid w:val="000A51E0"/>
    <w:rsid w:val="000A5F31"/>
    <w:rsid w:val="000A62BC"/>
    <w:rsid w:val="000A7ACF"/>
    <w:rsid w:val="000A7B41"/>
    <w:rsid w:val="000B2336"/>
    <w:rsid w:val="000B3778"/>
    <w:rsid w:val="000B633F"/>
    <w:rsid w:val="000B6DD3"/>
    <w:rsid w:val="000B6F6A"/>
    <w:rsid w:val="000B7DCB"/>
    <w:rsid w:val="000C3132"/>
    <w:rsid w:val="000C4D47"/>
    <w:rsid w:val="000C4E94"/>
    <w:rsid w:val="000C6518"/>
    <w:rsid w:val="000D0698"/>
    <w:rsid w:val="000D1C2D"/>
    <w:rsid w:val="000D1D87"/>
    <w:rsid w:val="000D6067"/>
    <w:rsid w:val="000E2A25"/>
    <w:rsid w:val="000E57DA"/>
    <w:rsid w:val="000E6886"/>
    <w:rsid w:val="000F4E7B"/>
    <w:rsid w:val="000F744B"/>
    <w:rsid w:val="00104BEA"/>
    <w:rsid w:val="00107C63"/>
    <w:rsid w:val="00122029"/>
    <w:rsid w:val="00126F87"/>
    <w:rsid w:val="00127A37"/>
    <w:rsid w:val="00131864"/>
    <w:rsid w:val="00132965"/>
    <w:rsid w:val="001338E2"/>
    <w:rsid w:val="00135370"/>
    <w:rsid w:val="00136047"/>
    <w:rsid w:val="001362D7"/>
    <w:rsid w:val="00137F75"/>
    <w:rsid w:val="00141466"/>
    <w:rsid w:val="00142CE0"/>
    <w:rsid w:val="00143A9D"/>
    <w:rsid w:val="00144811"/>
    <w:rsid w:val="001459B1"/>
    <w:rsid w:val="00151234"/>
    <w:rsid w:val="001539E2"/>
    <w:rsid w:val="00162AD7"/>
    <w:rsid w:val="00165AF7"/>
    <w:rsid w:val="00170259"/>
    <w:rsid w:val="00170260"/>
    <w:rsid w:val="0017161A"/>
    <w:rsid w:val="00171E12"/>
    <w:rsid w:val="001748E0"/>
    <w:rsid w:val="00181686"/>
    <w:rsid w:val="00181A54"/>
    <w:rsid w:val="001826C7"/>
    <w:rsid w:val="001844A2"/>
    <w:rsid w:val="00185D94"/>
    <w:rsid w:val="00190CC4"/>
    <w:rsid w:val="00195214"/>
    <w:rsid w:val="00195F5D"/>
    <w:rsid w:val="001A0131"/>
    <w:rsid w:val="001A0862"/>
    <w:rsid w:val="001A3E2A"/>
    <w:rsid w:val="001A6450"/>
    <w:rsid w:val="001A7351"/>
    <w:rsid w:val="001B0946"/>
    <w:rsid w:val="001B3929"/>
    <w:rsid w:val="001B58CA"/>
    <w:rsid w:val="001B5F9A"/>
    <w:rsid w:val="001C1560"/>
    <w:rsid w:val="001C173E"/>
    <w:rsid w:val="001C674B"/>
    <w:rsid w:val="001D332E"/>
    <w:rsid w:val="001E23F5"/>
    <w:rsid w:val="001E4805"/>
    <w:rsid w:val="001E7824"/>
    <w:rsid w:val="001F04B2"/>
    <w:rsid w:val="001F10C3"/>
    <w:rsid w:val="001F20D0"/>
    <w:rsid w:val="001F2D65"/>
    <w:rsid w:val="001F2F69"/>
    <w:rsid w:val="001F394F"/>
    <w:rsid w:val="001F6086"/>
    <w:rsid w:val="001F6F8A"/>
    <w:rsid w:val="002009A1"/>
    <w:rsid w:val="00201AEB"/>
    <w:rsid w:val="00204D73"/>
    <w:rsid w:val="002064BA"/>
    <w:rsid w:val="0021349F"/>
    <w:rsid w:val="00217379"/>
    <w:rsid w:val="00222415"/>
    <w:rsid w:val="0022577A"/>
    <w:rsid w:val="00235B90"/>
    <w:rsid w:val="002430DB"/>
    <w:rsid w:val="0024773A"/>
    <w:rsid w:val="00251B20"/>
    <w:rsid w:val="002537A5"/>
    <w:rsid w:val="00254C11"/>
    <w:rsid w:val="002608CD"/>
    <w:rsid w:val="002641BD"/>
    <w:rsid w:val="00264F2D"/>
    <w:rsid w:val="00265604"/>
    <w:rsid w:val="00265EC9"/>
    <w:rsid w:val="002664AD"/>
    <w:rsid w:val="0026751B"/>
    <w:rsid w:val="00270802"/>
    <w:rsid w:val="002769A2"/>
    <w:rsid w:val="00280D91"/>
    <w:rsid w:val="00283913"/>
    <w:rsid w:val="00284043"/>
    <w:rsid w:val="00285376"/>
    <w:rsid w:val="002855F0"/>
    <w:rsid w:val="00285740"/>
    <w:rsid w:val="00286AB9"/>
    <w:rsid w:val="00287D5C"/>
    <w:rsid w:val="002912FB"/>
    <w:rsid w:val="00294896"/>
    <w:rsid w:val="00297BF3"/>
    <w:rsid w:val="002A0DC7"/>
    <w:rsid w:val="002A13F9"/>
    <w:rsid w:val="002A16B9"/>
    <w:rsid w:val="002A521A"/>
    <w:rsid w:val="002B2970"/>
    <w:rsid w:val="002B30AE"/>
    <w:rsid w:val="002B3482"/>
    <w:rsid w:val="002B63C2"/>
    <w:rsid w:val="002B6D98"/>
    <w:rsid w:val="002C2CCE"/>
    <w:rsid w:val="002C4F2F"/>
    <w:rsid w:val="002C5FC2"/>
    <w:rsid w:val="002D0F23"/>
    <w:rsid w:val="002D1275"/>
    <w:rsid w:val="002D131E"/>
    <w:rsid w:val="002D3961"/>
    <w:rsid w:val="002E00AC"/>
    <w:rsid w:val="002E15A0"/>
    <w:rsid w:val="002E48F2"/>
    <w:rsid w:val="002E6750"/>
    <w:rsid w:val="002E6DF4"/>
    <w:rsid w:val="002E772C"/>
    <w:rsid w:val="002F1CFA"/>
    <w:rsid w:val="002F6D5D"/>
    <w:rsid w:val="00303B0A"/>
    <w:rsid w:val="00311392"/>
    <w:rsid w:val="00312F7C"/>
    <w:rsid w:val="00314BA6"/>
    <w:rsid w:val="003160DE"/>
    <w:rsid w:val="003169DA"/>
    <w:rsid w:val="00317D32"/>
    <w:rsid w:val="003213F4"/>
    <w:rsid w:val="00321D58"/>
    <w:rsid w:val="0032279B"/>
    <w:rsid w:val="00323EFE"/>
    <w:rsid w:val="003252A3"/>
    <w:rsid w:val="00325720"/>
    <w:rsid w:val="003273A5"/>
    <w:rsid w:val="003274C0"/>
    <w:rsid w:val="003274EA"/>
    <w:rsid w:val="00327D0E"/>
    <w:rsid w:val="00333A9C"/>
    <w:rsid w:val="00340B37"/>
    <w:rsid w:val="003425DC"/>
    <w:rsid w:val="00360848"/>
    <w:rsid w:val="003617BC"/>
    <w:rsid w:val="00361AC7"/>
    <w:rsid w:val="0036399A"/>
    <w:rsid w:val="00364CD4"/>
    <w:rsid w:val="00367DD5"/>
    <w:rsid w:val="0037003A"/>
    <w:rsid w:val="00370260"/>
    <w:rsid w:val="00370BBA"/>
    <w:rsid w:val="00377E62"/>
    <w:rsid w:val="00380451"/>
    <w:rsid w:val="00381788"/>
    <w:rsid w:val="003826A6"/>
    <w:rsid w:val="003833BE"/>
    <w:rsid w:val="00385962"/>
    <w:rsid w:val="00390092"/>
    <w:rsid w:val="0039122B"/>
    <w:rsid w:val="00394854"/>
    <w:rsid w:val="003A3807"/>
    <w:rsid w:val="003A4CC0"/>
    <w:rsid w:val="003A54A9"/>
    <w:rsid w:val="003A7996"/>
    <w:rsid w:val="003B0CC0"/>
    <w:rsid w:val="003B21BB"/>
    <w:rsid w:val="003B2469"/>
    <w:rsid w:val="003B2A2E"/>
    <w:rsid w:val="003B5F0B"/>
    <w:rsid w:val="003B7528"/>
    <w:rsid w:val="003B78D0"/>
    <w:rsid w:val="003B7EB0"/>
    <w:rsid w:val="003B7FD3"/>
    <w:rsid w:val="003C0D66"/>
    <w:rsid w:val="003C2119"/>
    <w:rsid w:val="003C2A23"/>
    <w:rsid w:val="003C4749"/>
    <w:rsid w:val="003C76A3"/>
    <w:rsid w:val="003D03D2"/>
    <w:rsid w:val="003D70F1"/>
    <w:rsid w:val="003E3C5B"/>
    <w:rsid w:val="003E52AC"/>
    <w:rsid w:val="003E5A62"/>
    <w:rsid w:val="003E69F1"/>
    <w:rsid w:val="003F24A7"/>
    <w:rsid w:val="003F28EB"/>
    <w:rsid w:val="003F455F"/>
    <w:rsid w:val="003F52D0"/>
    <w:rsid w:val="003F5401"/>
    <w:rsid w:val="0040213E"/>
    <w:rsid w:val="004024C2"/>
    <w:rsid w:val="00402E44"/>
    <w:rsid w:val="004071F3"/>
    <w:rsid w:val="00410097"/>
    <w:rsid w:val="00410D43"/>
    <w:rsid w:val="004110BD"/>
    <w:rsid w:val="004126E3"/>
    <w:rsid w:val="00413561"/>
    <w:rsid w:val="0041444E"/>
    <w:rsid w:val="00417C23"/>
    <w:rsid w:val="00420869"/>
    <w:rsid w:val="00426DB1"/>
    <w:rsid w:val="004275F7"/>
    <w:rsid w:val="00427E02"/>
    <w:rsid w:val="00430B7A"/>
    <w:rsid w:val="0043210C"/>
    <w:rsid w:val="00432BE6"/>
    <w:rsid w:val="0043482C"/>
    <w:rsid w:val="004351AA"/>
    <w:rsid w:val="00437573"/>
    <w:rsid w:val="00440068"/>
    <w:rsid w:val="00441BA5"/>
    <w:rsid w:val="00443424"/>
    <w:rsid w:val="00452C50"/>
    <w:rsid w:val="00456964"/>
    <w:rsid w:val="00457CCC"/>
    <w:rsid w:val="00462BD9"/>
    <w:rsid w:val="004677E7"/>
    <w:rsid w:val="00473B0D"/>
    <w:rsid w:val="00475658"/>
    <w:rsid w:val="0047709F"/>
    <w:rsid w:val="00482CA5"/>
    <w:rsid w:val="0048697E"/>
    <w:rsid w:val="004973C5"/>
    <w:rsid w:val="004A1668"/>
    <w:rsid w:val="004A2C7B"/>
    <w:rsid w:val="004A3BC2"/>
    <w:rsid w:val="004A5A3E"/>
    <w:rsid w:val="004B0A8E"/>
    <w:rsid w:val="004B1FEE"/>
    <w:rsid w:val="004B5215"/>
    <w:rsid w:val="004B53FA"/>
    <w:rsid w:val="004C398E"/>
    <w:rsid w:val="004D024D"/>
    <w:rsid w:val="004D614A"/>
    <w:rsid w:val="004D79D0"/>
    <w:rsid w:val="004E2782"/>
    <w:rsid w:val="004F3B2E"/>
    <w:rsid w:val="004F54D3"/>
    <w:rsid w:val="004F619C"/>
    <w:rsid w:val="00501289"/>
    <w:rsid w:val="005036AE"/>
    <w:rsid w:val="00506F38"/>
    <w:rsid w:val="00516420"/>
    <w:rsid w:val="005214C1"/>
    <w:rsid w:val="00526C23"/>
    <w:rsid w:val="00533E11"/>
    <w:rsid w:val="005361DB"/>
    <w:rsid w:val="0054351A"/>
    <w:rsid w:val="00550326"/>
    <w:rsid w:val="00550C99"/>
    <w:rsid w:val="0055284B"/>
    <w:rsid w:val="00553C38"/>
    <w:rsid w:val="00557B5C"/>
    <w:rsid w:val="00562B30"/>
    <w:rsid w:val="00562D5B"/>
    <w:rsid w:val="00563B89"/>
    <w:rsid w:val="005647C8"/>
    <w:rsid w:val="00566506"/>
    <w:rsid w:val="00567880"/>
    <w:rsid w:val="005706F1"/>
    <w:rsid w:val="00573352"/>
    <w:rsid w:val="0057465F"/>
    <w:rsid w:val="005859A7"/>
    <w:rsid w:val="005926DE"/>
    <w:rsid w:val="00592881"/>
    <w:rsid w:val="005943C1"/>
    <w:rsid w:val="0059599B"/>
    <w:rsid w:val="0059677D"/>
    <w:rsid w:val="0059703F"/>
    <w:rsid w:val="00597653"/>
    <w:rsid w:val="005A0542"/>
    <w:rsid w:val="005A4BF7"/>
    <w:rsid w:val="005A4F3B"/>
    <w:rsid w:val="005A5DC2"/>
    <w:rsid w:val="005A619A"/>
    <w:rsid w:val="005A7EB1"/>
    <w:rsid w:val="005B0BF5"/>
    <w:rsid w:val="005B608A"/>
    <w:rsid w:val="005B7395"/>
    <w:rsid w:val="005C277A"/>
    <w:rsid w:val="005C7942"/>
    <w:rsid w:val="005D028D"/>
    <w:rsid w:val="005D26CF"/>
    <w:rsid w:val="005D5731"/>
    <w:rsid w:val="005E0B82"/>
    <w:rsid w:val="005E7079"/>
    <w:rsid w:val="005F6840"/>
    <w:rsid w:val="0060050C"/>
    <w:rsid w:val="00601D3D"/>
    <w:rsid w:val="006021DD"/>
    <w:rsid w:val="0060360A"/>
    <w:rsid w:val="00604793"/>
    <w:rsid w:val="00607890"/>
    <w:rsid w:val="00607BA7"/>
    <w:rsid w:val="006120EA"/>
    <w:rsid w:val="00614E26"/>
    <w:rsid w:val="00621992"/>
    <w:rsid w:val="006315D1"/>
    <w:rsid w:val="00631E81"/>
    <w:rsid w:val="0063237C"/>
    <w:rsid w:val="006402D0"/>
    <w:rsid w:val="0064030A"/>
    <w:rsid w:val="00642E68"/>
    <w:rsid w:val="00644E60"/>
    <w:rsid w:val="006457F2"/>
    <w:rsid w:val="00646013"/>
    <w:rsid w:val="00647616"/>
    <w:rsid w:val="00651F26"/>
    <w:rsid w:val="006525BD"/>
    <w:rsid w:val="006537D9"/>
    <w:rsid w:val="00654E9B"/>
    <w:rsid w:val="00654F3D"/>
    <w:rsid w:val="006602FA"/>
    <w:rsid w:val="006616B4"/>
    <w:rsid w:val="006619A2"/>
    <w:rsid w:val="00661BCD"/>
    <w:rsid w:val="006624AD"/>
    <w:rsid w:val="006636AC"/>
    <w:rsid w:val="0066671E"/>
    <w:rsid w:val="006722FA"/>
    <w:rsid w:val="00672667"/>
    <w:rsid w:val="00672769"/>
    <w:rsid w:val="00673DE3"/>
    <w:rsid w:val="00674962"/>
    <w:rsid w:val="0067685C"/>
    <w:rsid w:val="006772DB"/>
    <w:rsid w:val="00681FE8"/>
    <w:rsid w:val="0068221C"/>
    <w:rsid w:val="00682CCA"/>
    <w:rsid w:val="00684EDB"/>
    <w:rsid w:val="0069206D"/>
    <w:rsid w:val="00692F5B"/>
    <w:rsid w:val="00693B64"/>
    <w:rsid w:val="00694FFE"/>
    <w:rsid w:val="00695986"/>
    <w:rsid w:val="006A4EB0"/>
    <w:rsid w:val="006A5DE8"/>
    <w:rsid w:val="006A71D2"/>
    <w:rsid w:val="006A7C94"/>
    <w:rsid w:val="006A7F94"/>
    <w:rsid w:val="006B233D"/>
    <w:rsid w:val="006B68F6"/>
    <w:rsid w:val="006B77EF"/>
    <w:rsid w:val="006C080A"/>
    <w:rsid w:val="006C0E13"/>
    <w:rsid w:val="006C7331"/>
    <w:rsid w:val="006D24A5"/>
    <w:rsid w:val="006D2EE2"/>
    <w:rsid w:val="006D3909"/>
    <w:rsid w:val="006D6C8B"/>
    <w:rsid w:val="006E01A4"/>
    <w:rsid w:val="006E4B0A"/>
    <w:rsid w:val="006F1627"/>
    <w:rsid w:val="006F1F2B"/>
    <w:rsid w:val="006F4086"/>
    <w:rsid w:val="006F4F9E"/>
    <w:rsid w:val="00700240"/>
    <w:rsid w:val="00701FD3"/>
    <w:rsid w:val="00704EED"/>
    <w:rsid w:val="00705A3F"/>
    <w:rsid w:val="00707338"/>
    <w:rsid w:val="00711A6B"/>
    <w:rsid w:val="00715775"/>
    <w:rsid w:val="00717372"/>
    <w:rsid w:val="00720B03"/>
    <w:rsid w:val="007216ED"/>
    <w:rsid w:val="00721E88"/>
    <w:rsid w:val="00721F53"/>
    <w:rsid w:val="00734AF6"/>
    <w:rsid w:val="007409C6"/>
    <w:rsid w:val="007435E7"/>
    <w:rsid w:val="00743B0F"/>
    <w:rsid w:val="007459D6"/>
    <w:rsid w:val="00747A38"/>
    <w:rsid w:val="00750A27"/>
    <w:rsid w:val="007560D1"/>
    <w:rsid w:val="00756299"/>
    <w:rsid w:val="00763E80"/>
    <w:rsid w:val="00763EA2"/>
    <w:rsid w:val="00764F8A"/>
    <w:rsid w:val="00767631"/>
    <w:rsid w:val="007720BF"/>
    <w:rsid w:val="0077294D"/>
    <w:rsid w:val="007737B1"/>
    <w:rsid w:val="007737C5"/>
    <w:rsid w:val="00774DBF"/>
    <w:rsid w:val="00775AB3"/>
    <w:rsid w:val="00775E94"/>
    <w:rsid w:val="0079014B"/>
    <w:rsid w:val="00791F02"/>
    <w:rsid w:val="00792A17"/>
    <w:rsid w:val="00794960"/>
    <w:rsid w:val="00797A07"/>
    <w:rsid w:val="00797A8F"/>
    <w:rsid w:val="007A4A04"/>
    <w:rsid w:val="007A504F"/>
    <w:rsid w:val="007A7E50"/>
    <w:rsid w:val="007B33B6"/>
    <w:rsid w:val="007B693F"/>
    <w:rsid w:val="007B747B"/>
    <w:rsid w:val="007C1F95"/>
    <w:rsid w:val="007E1C27"/>
    <w:rsid w:val="007E3DF0"/>
    <w:rsid w:val="007E5C74"/>
    <w:rsid w:val="007E6784"/>
    <w:rsid w:val="007E6822"/>
    <w:rsid w:val="007F1BD7"/>
    <w:rsid w:val="007F2C4E"/>
    <w:rsid w:val="008010B8"/>
    <w:rsid w:val="008033CD"/>
    <w:rsid w:val="00806412"/>
    <w:rsid w:val="0081009B"/>
    <w:rsid w:val="0081614C"/>
    <w:rsid w:val="00822CDB"/>
    <w:rsid w:val="008230BD"/>
    <w:rsid w:val="00827849"/>
    <w:rsid w:val="0083000E"/>
    <w:rsid w:val="00831D57"/>
    <w:rsid w:val="00833DB6"/>
    <w:rsid w:val="008426D7"/>
    <w:rsid w:val="00842A24"/>
    <w:rsid w:val="00854605"/>
    <w:rsid w:val="00854A05"/>
    <w:rsid w:val="00863DC7"/>
    <w:rsid w:val="00866B38"/>
    <w:rsid w:val="0087439A"/>
    <w:rsid w:val="00875E19"/>
    <w:rsid w:val="00880D70"/>
    <w:rsid w:val="00887966"/>
    <w:rsid w:val="008907B1"/>
    <w:rsid w:val="0089259B"/>
    <w:rsid w:val="008948EF"/>
    <w:rsid w:val="00896071"/>
    <w:rsid w:val="008B3ABB"/>
    <w:rsid w:val="008C4AE9"/>
    <w:rsid w:val="008C7AA7"/>
    <w:rsid w:val="008D5881"/>
    <w:rsid w:val="008D5919"/>
    <w:rsid w:val="008D7740"/>
    <w:rsid w:val="008E2088"/>
    <w:rsid w:val="008E5801"/>
    <w:rsid w:val="008F0316"/>
    <w:rsid w:val="008F05DC"/>
    <w:rsid w:val="008F1ED9"/>
    <w:rsid w:val="008F2EAB"/>
    <w:rsid w:val="008F38CD"/>
    <w:rsid w:val="008F46DC"/>
    <w:rsid w:val="008F7AEF"/>
    <w:rsid w:val="0090283D"/>
    <w:rsid w:val="009062B4"/>
    <w:rsid w:val="009127E3"/>
    <w:rsid w:val="00915CB0"/>
    <w:rsid w:val="00915E76"/>
    <w:rsid w:val="00926BCD"/>
    <w:rsid w:val="00930D40"/>
    <w:rsid w:val="009316C1"/>
    <w:rsid w:val="0093319D"/>
    <w:rsid w:val="00936C39"/>
    <w:rsid w:val="0094028C"/>
    <w:rsid w:val="00944640"/>
    <w:rsid w:val="00951E92"/>
    <w:rsid w:val="00957EB4"/>
    <w:rsid w:val="00960C0A"/>
    <w:rsid w:val="00966C7A"/>
    <w:rsid w:val="00973A6D"/>
    <w:rsid w:val="00974345"/>
    <w:rsid w:val="009767E9"/>
    <w:rsid w:val="00984A07"/>
    <w:rsid w:val="00986376"/>
    <w:rsid w:val="009866A9"/>
    <w:rsid w:val="00987081"/>
    <w:rsid w:val="00987E16"/>
    <w:rsid w:val="00990B4F"/>
    <w:rsid w:val="00993140"/>
    <w:rsid w:val="0099527C"/>
    <w:rsid w:val="009A0578"/>
    <w:rsid w:val="009A51CB"/>
    <w:rsid w:val="009A59EE"/>
    <w:rsid w:val="009B517E"/>
    <w:rsid w:val="009C1682"/>
    <w:rsid w:val="009C2D1D"/>
    <w:rsid w:val="009C34A1"/>
    <w:rsid w:val="009C511A"/>
    <w:rsid w:val="009C5330"/>
    <w:rsid w:val="009C7F0F"/>
    <w:rsid w:val="009D0016"/>
    <w:rsid w:val="009D14ED"/>
    <w:rsid w:val="009D46EA"/>
    <w:rsid w:val="009D4C03"/>
    <w:rsid w:val="009D4F5F"/>
    <w:rsid w:val="009D5DAC"/>
    <w:rsid w:val="009E3F7B"/>
    <w:rsid w:val="009E62DA"/>
    <w:rsid w:val="009E7314"/>
    <w:rsid w:val="009F73A8"/>
    <w:rsid w:val="00A02BCF"/>
    <w:rsid w:val="00A04924"/>
    <w:rsid w:val="00A0535D"/>
    <w:rsid w:val="00A06C7F"/>
    <w:rsid w:val="00A07192"/>
    <w:rsid w:val="00A10B77"/>
    <w:rsid w:val="00A10E59"/>
    <w:rsid w:val="00A12AC9"/>
    <w:rsid w:val="00A15D60"/>
    <w:rsid w:val="00A1694D"/>
    <w:rsid w:val="00A2008B"/>
    <w:rsid w:val="00A2439D"/>
    <w:rsid w:val="00A24C72"/>
    <w:rsid w:val="00A26D6D"/>
    <w:rsid w:val="00A270AC"/>
    <w:rsid w:val="00A27166"/>
    <w:rsid w:val="00A316AA"/>
    <w:rsid w:val="00A32CC4"/>
    <w:rsid w:val="00A34DEE"/>
    <w:rsid w:val="00A37A20"/>
    <w:rsid w:val="00A40341"/>
    <w:rsid w:val="00A4139A"/>
    <w:rsid w:val="00A417BD"/>
    <w:rsid w:val="00A42164"/>
    <w:rsid w:val="00A42D4F"/>
    <w:rsid w:val="00A50C1F"/>
    <w:rsid w:val="00A663F5"/>
    <w:rsid w:val="00A679E6"/>
    <w:rsid w:val="00A71624"/>
    <w:rsid w:val="00A71B4C"/>
    <w:rsid w:val="00A74599"/>
    <w:rsid w:val="00A77013"/>
    <w:rsid w:val="00A81596"/>
    <w:rsid w:val="00A8256F"/>
    <w:rsid w:val="00A8359D"/>
    <w:rsid w:val="00A84885"/>
    <w:rsid w:val="00A9358D"/>
    <w:rsid w:val="00A95072"/>
    <w:rsid w:val="00A9681B"/>
    <w:rsid w:val="00A97CB9"/>
    <w:rsid w:val="00AA3523"/>
    <w:rsid w:val="00AA59AF"/>
    <w:rsid w:val="00AB1407"/>
    <w:rsid w:val="00AB1444"/>
    <w:rsid w:val="00AB1B33"/>
    <w:rsid w:val="00AB1FFC"/>
    <w:rsid w:val="00AC3ABD"/>
    <w:rsid w:val="00AE224B"/>
    <w:rsid w:val="00AF172A"/>
    <w:rsid w:val="00AF35CA"/>
    <w:rsid w:val="00B04932"/>
    <w:rsid w:val="00B13BF2"/>
    <w:rsid w:val="00B14DD2"/>
    <w:rsid w:val="00B16FC2"/>
    <w:rsid w:val="00B1716E"/>
    <w:rsid w:val="00B4030D"/>
    <w:rsid w:val="00B42263"/>
    <w:rsid w:val="00B42985"/>
    <w:rsid w:val="00B46EAA"/>
    <w:rsid w:val="00B4762B"/>
    <w:rsid w:val="00B50E4E"/>
    <w:rsid w:val="00B523A0"/>
    <w:rsid w:val="00B52C86"/>
    <w:rsid w:val="00B540E4"/>
    <w:rsid w:val="00B63A37"/>
    <w:rsid w:val="00B653BC"/>
    <w:rsid w:val="00B66C38"/>
    <w:rsid w:val="00B702C4"/>
    <w:rsid w:val="00B7466F"/>
    <w:rsid w:val="00B82686"/>
    <w:rsid w:val="00B83B48"/>
    <w:rsid w:val="00B84424"/>
    <w:rsid w:val="00B85340"/>
    <w:rsid w:val="00B87C48"/>
    <w:rsid w:val="00B92251"/>
    <w:rsid w:val="00B92661"/>
    <w:rsid w:val="00B94383"/>
    <w:rsid w:val="00B94AAC"/>
    <w:rsid w:val="00B94DE9"/>
    <w:rsid w:val="00B97008"/>
    <w:rsid w:val="00B97255"/>
    <w:rsid w:val="00BA0C43"/>
    <w:rsid w:val="00BA2038"/>
    <w:rsid w:val="00BA2059"/>
    <w:rsid w:val="00BA6ECD"/>
    <w:rsid w:val="00BA70EE"/>
    <w:rsid w:val="00BB0722"/>
    <w:rsid w:val="00BB173B"/>
    <w:rsid w:val="00BB3320"/>
    <w:rsid w:val="00BB4CB3"/>
    <w:rsid w:val="00BB7EBA"/>
    <w:rsid w:val="00BC4282"/>
    <w:rsid w:val="00BC620D"/>
    <w:rsid w:val="00BC6DAD"/>
    <w:rsid w:val="00BD6C2B"/>
    <w:rsid w:val="00BD7E15"/>
    <w:rsid w:val="00BE05E3"/>
    <w:rsid w:val="00BE2881"/>
    <w:rsid w:val="00BE396F"/>
    <w:rsid w:val="00C03E2C"/>
    <w:rsid w:val="00C049CC"/>
    <w:rsid w:val="00C06A8D"/>
    <w:rsid w:val="00C07C14"/>
    <w:rsid w:val="00C12717"/>
    <w:rsid w:val="00C12D61"/>
    <w:rsid w:val="00C12E42"/>
    <w:rsid w:val="00C12FA5"/>
    <w:rsid w:val="00C21843"/>
    <w:rsid w:val="00C275FB"/>
    <w:rsid w:val="00C30C24"/>
    <w:rsid w:val="00C317D1"/>
    <w:rsid w:val="00C405EF"/>
    <w:rsid w:val="00C41A86"/>
    <w:rsid w:val="00C456D4"/>
    <w:rsid w:val="00C4662E"/>
    <w:rsid w:val="00C47448"/>
    <w:rsid w:val="00C53175"/>
    <w:rsid w:val="00C5535D"/>
    <w:rsid w:val="00C5787C"/>
    <w:rsid w:val="00C70E07"/>
    <w:rsid w:val="00C711A7"/>
    <w:rsid w:val="00C7282E"/>
    <w:rsid w:val="00C73C68"/>
    <w:rsid w:val="00C74443"/>
    <w:rsid w:val="00C75554"/>
    <w:rsid w:val="00C77439"/>
    <w:rsid w:val="00C77A9D"/>
    <w:rsid w:val="00C80CD5"/>
    <w:rsid w:val="00C83858"/>
    <w:rsid w:val="00C8571B"/>
    <w:rsid w:val="00C954CE"/>
    <w:rsid w:val="00C96D48"/>
    <w:rsid w:val="00CA278A"/>
    <w:rsid w:val="00CB1EDC"/>
    <w:rsid w:val="00CB267C"/>
    <w:rsid w:val="00CB3238"/>
    <w:rsid w:val="00CC15F7"/>
    <w:rsid w:val="00CC47A3"/>
    <w:rsid w:val="00CC7547"/>
    <w:rsid w:val="00CD5D76"/>
    <w:rsid w:val="00CE511A"/>
    <w:rsid w:val="00CE6C73"/>
    <w:rsid w:val="00CE7919"/>
    <w:rsid w:val="00CF1304"/>
    <w:rsid w:val="00CF3C3C"/>
    <w:rsid w:val="00CF599A"/>
    <w:rsid w:val="00CF5F90"/>
    <w:rsid w:val="00D00A15"/>
    <w:rsid w:val="00D04EB4"/>
    <w:rsid w:val="00D132EA"/>
    <w:rsid w:val="00D20CD1"/>
    <w:rsid w:val="00D2767C"/>
    <w:rsid w:val="00D30268"/>
    <w:rsid w:val="00D31319"/>
    <w:rsid w:val="00D32933"/>
    <w:rsid w:val="00D34077"/>
    <w:rsid w:val="00D37F2D"/>
    <w:rsid w:val="00D417D0"/>
    <w:rsid w:val="00D50E2C"/>
    <w:rsid w:val="00D527B7"/>
    <w:rsid w:val="00D55943"/>
    <w:rsid w:val="00D63760"/>
    <w:rsid w:val="00D65A5E"/>
    <w:rsid w:val="00D8042C"/>
    <w:rsid w:val="00D824A5"/>
    <w:rsid w:val="00D82652"/>
    <w:rsid w:val="00D90764"/>
    <w:rsid w:val="00D91110"/>
    <w:rsid w:val="00D91BD6"/>
    <w:rsid w:val="00DA1BE3"/>
    <w:rsid w:val="00DA37CC"/>
    <w:rsid w:val="00DA7D58"/>
    <w:rsid w:val="00DB565C"/>
    <w:rsid w:val="00DB617B"/>
    <w:rsid w:val="00DB69DC"/>
    <w:rsid w:val="00DB7A1C"/>
    <w:rsid w:val="00DC3DB5"/>
    <w:rsid w:val="00DC429E"/>
    <w:rsid w:val="00DC44A3"/>
    <w:rsid w:val="00DD10AD"/>
    <w:rsid w:val="00DD1407"/>
    <w:rsid w:val="00DD152C"/>
    <w:rsid w:val="00DD19AC"/>
    <w:rsid w:val="00DD6A21"/>
    <w:rsid w:val="00DD7496"/>
    <w:rsid w:val="00DE170F"/>
    <w:rsid w:val="00DE25DC"/>
    <w:rsid w:val="00DE344E"/>
    <w:rsid w:val="00DE7D85"/>
    <w:rsid w:val="00DF3EB7"/>
    <w:rsid w:val="00DF481C"/>
    <w:rsid w:val="00DF4875"/>
    <w:rsid w:val="00DF7A8D"/>
    <w:rsid w:val="00E015ED"/>
    <w:rsid w:val="00E13F03"/>
    <w:rsid w:val="00E15AEA"/>
    <w:rsid w:val="00E20069"/>
    <w:rsid w:val="00E21026"/>
    <w:rsid w:val="00E217E4"/>
    <w:rsid w:val="00E24ECB"/>
    <w:rsid w:val="00E25303"/>
    <w:rsid w:val="00E26F5F"/>
    <w:rsid w:val="00E30D0E"/>
    <w:rsid w:val="00E3331D"/>
    <w:rsid w:val="00E33902"/>
    <w:rsid w:val="00E34808"/>
    <w:rsid w:val="00E35F84"/>
    <w:rsid w:val="00E37546"/>
    <w:rsid w:val="00E3775B"/>
    <w:rsid w:val="00E40132"/>
    <w:rsid w:val="00E47932"/>
    <w:rsid w:val="00E53934"/>
    <w:rsid w:val="00E5393F"/>
    <w:rsid w:val="00E55826"/>
    <w:rsid w:val="00E62BFA"/>
    <w:rsid w:val="00E646B5"/>
    <w:rsid w:val="00E72719"/>
    <w:rsid w:val="00E74D3B"/>
    <w:rsid w:val="00E75EB5"/>
    <w:rsid w:val="00E81881"/>
    <w:rsid w:val="00E81995"/>
    <w:rsid w:val="00E82AD3"/>
    <w:rsid w:val="00E832A3"/>
    <w:rsid w:val="00E862B2"/>
    <w:rsid w:val="00E87116"/>
    <w:rsid w:val="00EA1F96"/>
    <w:rsid w:val="00EA5190"/>
    <w:rsid w:val="00EB0DB8"/>
    <w:rsid w:val="00EB2142"/>
    <w:rsid w:val="00EB6328"/>
    <w:rsid w:val="00EB6CBE"/>
    <w:rsid w:val="00EC17CF"/>
    <w:rsid w:val="00EC336C"/>
    <w:rsid w:val="00EC3956"/>
    <w:rsid w:val="00EC6212"/>
    <w:rsid w:val="00ED04FD"/>
    <w:rsid w:val="00ED7322"/>
    <w:rsid w:val="00EE1EF8"/>
    <w:rsid w:val="00EE4DD5"/>
    <w:rsid w:val="00EE67A5"/>
    <w:rsid w:val="00EE6F70"/>
    <w:rsid w:val="00EF12C7"/>
    <w:rsid w:val="00EF2208"/>
    <w:rsid w:val="00F017A7"/>
    <w:rsid w:val="00F04763"/>
    <w:rsid w:val="00F078E1"/>
    <w:rsid w:val="00F100BE"/>
    <w:rsid w:val="00F14F0C"/>
    <w:rsid w:val="00F21F98"/>
    <w:rsid w:val="00F22A74"/>
    <w:rsid w:val="00F25BCF"/>
    <w:rsid w:val="00F26492"/>
    <w:rsid w:val="00F3292E"/>
    <w:rsid w:val="00F329D2"/>
    <w:rsid w:val="00F32EF6"/>
    <w:rsid w:val="00F33775"/>
    <w:rsid w:val="00F35536"/>
    <w:rsid w:val="00F371EF"/>
    <w:rsid w:val="00F423F2"/>
    <w:rsid w:val="00F44071"/>
    <w:rsid w:val="00F4527E"/>
    <w:rsid w:val="00F511D1"/>
    <w:rsid w:val="00F5238E"/>
    <w:rsid w:val="00F5278B"/>
    <w:rsid w:val="00F52E95"/>
    <w:rsid w:val="00F53A03"/>
    <w:rsid w:val="00F53AEE"/>
    <w:rsid w:val="00F60B5D"/>
    <w:rsid w:val="00F65259"/>
    <w:rsid w:val="00F73F6A"/>
    <w:rsid w:val="00F75C8E"/>
    <w:rsid w:val="00F80131"/>
    <w:rsid w:val="00F80481"/>
    <w:rsid w:val="00F854D7"/>
    <w:rsid w:val="00F94270"/>
    <w:rsid w:val="00F942D2"/>
    <w:rsid w:val="00F952D4"/>
    <w:rsid w:val="00F95AB0"/>
    <w:rsid w:val="00FA0EC7"/>
    <w:rsid w:val="00FA1623"/>
    <w:rsid w:val="00FA38BB"/>
    <w:rsid w:val="00FA3A8F"/>
    <w:rsid w:val="00FA4CA3"/>
    <w:rsid w:val="00FA67DE"/>
    <w:rsid w:val="00FA73EA"/>
    <w:rsid w:val="00FB208C"/>
    <w:rsid w:val="00FB2B6D"/>
    <w:rsid w:val="00FB4399"/>
    <w:rsid w:val="00FB7072"/>
    <w:rsid w:val="00FC375B"/>
    <w:rsid w:val="00FD13B3"/>
    <w:rsid w:val="00FD1AB5"/>
    <w:rsid w:val="00FD2646"/>
    <w:rsid w:val="00FD40A3"/>
    <w:rsid w:val="00FD6A82"/>
    <w:rsid w:val="00FE0032"/>
    <w:rsid w:val="00FE6502"/>
    <w:rsid w:val="00FF0D0C"/>
    <w:rsid w:val="00FF57DF"/>
    <w:rsid w:val="00FF6A69"/>
    <w:rsid w:val="00FF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9,teal,#006462,#008b7a,#4da197,#79a6ff,#4e4ea0,#c5e2f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semiHidden="1" w:uiPriority="99" w:unhideWhenUsed="1" w:qFormat="1"/>
    <w:lsdException w:name="heading 4" w:semiHidden="1" w:uiPriority="9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53AEE"/>
    <w:pPr>
      <w:jc w:val="both"/>
    </w:pPr>
    <w:rPr>
      <w:rFonts w:ascii="Calibri" w:hAnsi="Calibri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9"/>
    <w:qFormat/>
    <w:rsid w:val="00F53A0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53A0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B7466F"/>
    <w:pPr>
      <w:widowControl w:val="0"/>
      <w:autoSpaceDE w:val="0"/>
      <w:autoSpaceDN w:val="0"/>
      <w:adjustRightInd w:val="0"/>
      <w:outlineLvl w:val="2"/>
    </w:pPr>
    <w:rPr>
      <w:lang w:val="ru-RU"/>
    </w:rPr>
  </w:style>
  <w:style w:type="paragraph" w:styleId="4">
    <w:name w:val="heading 4"/>
    <w:basedOn w:val="a"/>
    <w:next w:val="a"/>
    <w:link w:val="40"/>
    <w:uiPriority w:val="99"/>
    <w:qFormat/>
    <w:rsid w:val="00B7466F"/>
    <w:pPr>
      <w:widowControl w:val="0"/>
      <w:autoSpaceDE w:val="0"/>
      <w:autoSpaceDN w:val="0"/>
      <w:adjustRightInd w:val="0"/>
      <w:outlineLvl w:val="3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AB1B33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AB1B33"/>
    <w:pPr>
      <w:tabs>
        <w:tab w:val="center" w:pos="4677"/>
        <w:tab w:val="right" w:pos="9355"/>
      </w:tabs>
    </w:pPr>
  </w:style>
  <w:style w:type="paragraph" w:customStyle="1" w:styleId="BPC1Covertitle">
    <w:name w:val="BPC1 – Cover title"/>
    <w:basedOn w:val="a"/>
    <w:rsid w:val="00607890"/>
    <w:pPr>
      <w:spacing w:before="8400"/>
      <w:ind w:left="851"/>
      <w:jc w:val="center"/>
    </w:pPr>
    <w:rPr>
      <w:sz w:val="64"/>
      <w:szCs w:val="48"/>
      <w:lang w:eastAsia="en-US"/>
    </w:rPr>
  </w:style>
  <w:style w:type="paragraph" w:customStyle="1" w:styleId="BPC1Subhead">
    <w:name w:val="BPC1 – Subhead"/>
    <w:basedOn w:val="a"/>
    <w:rsid w:val="00607890"/>
    <w:pPr>
      <w:spacing w:before="120"/>
      <w:ind w:left="851"/>
      <w:jc w:val="center"/>
    </w:pPr>
    <w:rPr>
      <w:i/>
      <w:iCs/>
      <w:sz w:val="32"/>
      <w:szCs w:val="20"/>
      <w:lang w:eastAsia="en-US"/>
    </w:rPr>
  </w:style>
  <w:style w:type="paragraph" w:customStyle="1" w:styleId="BPC1Request">
    <w:name w:val="BPC1 – Request"/>
    <w:basedOn w:val="a"/>
    <w:rsid w:val="00607890"/>
    <w:pPr>
      <w:spacing w:before="600"/>
      <w:ind w:left="851"/>
      <w:jc w:val="center"/>
    </w:pPr>
    <w:rPr>
      <w:sz w:val="28"/>
      <w:szCs w:val="20"/>
      <w:lang w:eastAsia="en-US"/>
    </w:rPr>
  </w:style>
  <w:style w:type="paragraph" w:customStyle="1" w:styleId="BPCLegaleze">
    <w:name w:val="BPC – Legaleze"/>
    <w:basedOn w:val="a"/>
    <w:rsid w:val="006772DB"/>
    <w:pPr>
      <w:spacing w:after="41" w:line="140" w:lineRule="atLeast"/>
      <w:jc w:val="center"/>
    </w:pPr>
    <w:rPr>
      <w:sz w:val="20"/>
      <w:szCs w:val="20"/>
      <w:lang w:eastAsia="en-US" w:bidi="he-IL"/>
    </w:rPr>
  </w:style>
  <w:style w:type="paragraph" w:styleId="11">
    <w:name w:val="toc 1"/>
    <w:basedOn w:val="a"/>
    <w:next w:val="a"/>
    <w:autoRedefine/>
    <w:uiPriority w:val="39"/>
    <w:rsid w:val="00960C0A"/>
    <w:pPr>
      <w:tabs>
        <w:tab w:val="left" w:pos="340"/>
        <w:tab w:val="right" w:leader="dot" w:pos="9072"/>
      </w:tabs>
      <w:spacing w:after="120"/>
    </w:pPr>
    <w:rPr>
      <w:sz w:val="28"/>
      <w:lang w:eastAsia="en-US"/>
    </w:rPr>
  </w:style>
  <w:style w:type="paragraph" w:customStyle="1" w:styleId="BPC2TOCheader">
    <w:name w:val="BPC2 – TOC header"/>
    <w:basedOn w:val="a"/>
    <w:rsid w:val="00A40341"/>
    <w:pPr>
      <w:spacing w:after="480"/>
    </w:pPr>
    <w:rPr>
      <w:color w:val="003399"/>
      <w:sz w:val="48"/>
      <w:szCs w:val="48"/>
      <w:lang w:eastAsia="en-US"/>
    </w:rPr>
  </w:style>
  <w:style w:type="character" w:styleId="a5">
    <w:name w:val="Hyperlink"/>
    <w:uiPriority w:val="99"/>
    <w:rsid w:val="0069206D"/>
    <w:rPr>
      <w:rFonts w:ascii="Calibri" w:hAnsi="Calibri"/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960C0A"/>
    <w:pPr>
      <w:tabs>
        <w:tab w:val="right" w:pos="340"/>
        <w:tab w:val="right" w:leader="dot" w:pos="9072"/>
      </w:tabs>
      <w:spacing w:after="120"/>
      <w:ind w:left="567"/>
    </w:pPr>
    <w:rPr>
      <w:lang w:eastAsia="en-US"/>
    </w:rPr>
  </w:style>
  <w:style w:type="paragraph" w:customStyle="1" w:styleId="BPC3Bodynormal">
    <w:name w:val="BPC3 – Body normal"/>
    <w:basedOn w:val="a"/>
    <w:link w:val="BPC3Bodynormal0"/>
    <w:rsid w:val="00286AB9"/>
    <w:pPr>
      <w:spacing w:after="120"/>
    </w:pPr>
    <w:rPr>
      <w:lang w:eastAsia="en-US"/>
    </w:rPr>
  </w:style>
  <w:style w:type="character" w:customStyle="1" w:styleId="BPC3Bodynormal0">
    <w:name w:val="BPC3 – Body normal Знак Знак"/>
    <w:link w:val="BPC3Bodynormal"/>
    <w:rsid w:val="00286AB9"/>
    <w:rPr>
      <w:rFonts w:ascii="Calibri" w:hAnsi="Calibri"/>
      <w:sz w:val="24"/>
      <w:szCs w:val="24"/>
      <w:lang w:val="en-US" w:eastAsia="en-US" w:bidi="ar-SA"/>
    </w:rPr>
  </w:style>
  <w:style w:type="paragraph" w:customStyle="1" w:styleId="BPC3Heading1">
    <w:name w:val="BPC3 – Heading1"/>
    <w:basedOn w:val="BPC3Bodynormal"/>
    <w:autoRedefine/>
    <w:qFormat/>
    <w:rsid w:val="001F2D65"/>
    <w:pPr>
      <w:spacing w:before="400"/>
      <w:jc w:val="left"/>
      <w:outlineLvl w:val="0"/>
    </w:pPr>
    <w:rPr>
      <w:caps/>
      <w:color w:val="003399"/>
      <w:sz w:val="40"/>
      <w:szCs w:val="36"/>
    </w:rPr>
  </w:style>
  <w:style w:type="paragraph" w:customStyle="1" w:styleId="BPC3Heading2">
    <w:name w:val="BPC3 – Heading2"/>
    <w:basedOn w:val="BPC3Bodynormal"/>
    <w:autoRedefine/>
    <w:qFormat/>
    <w:rsid w:val="001F394F"/>
    <w:pPr>
      <w:spacing w:before="360" w:after="60"/>
      <w:outlineLvl w:val="1"/>
    </w:pPr>
    <w:rPr>
      <w:caps/>
      <w:sz w:val="26"/>
      <w:szCs w:val="28"/>
    </w:rPr>
  </w:style>
  <w:style w:type="paragraph" w:customStyle="1" w:styleId="BPC3Bodyafterheading">
    <w:name w:val="BPC3 – Body after heading"/>
    <w:basedOn w:val="BPC3Bodynormal"/>
    <w:rsid w:val="000C4D47"/>
    <w:rPr>
      <w:szCs w:val="20"/>
    </w:rPr>
  </w:style>
  <w:style w:type="paragraph" w:customStyle="1" w:styleId="BPC3Bullet2">
    <w:name w:val="BPC3 – Bullet2"/>
    <w:basedOn w:val="a"/>
    <w:rsid w:val="00A95072"/>
    <w:pPr>
      <w:numPr>
        <w:numId w:val="15"/>
      </w:numPr>
      <w:tabs>
        <w:tab w:val="left" w:pos="227"/>
      </w:tabs>
      <w:spacing w:after="120"/>
    </w:pPr>
    <w:rPr>
      <w:szCs w:val="20"/>
      <w:lang w:eastAsia="en-US"/>
    </w:rPr>
  </w:style>
  <w:style w:type="paragraph" w:customStyle="1" w:styleId="BPC3-web">
    <w:name w:val="BPC3 - web"/>
    <w:basedOn w:val="a"/>
    <w:rsid w:val="00A40341"/>
    <w:pPr>
      <w:jc w:val="right"/>
    </w:pPr>
    <w:rPr>
      <w:b/>
      <w:bCs/>
      <w:color w:val="003399"/>
      <w:szCs w:val="20"/>
    </w:rPr>
  </w:style>
  <w:style w:type="paragraph" w:customStyle="1" w:styleId="BPC3Tableheadings">
    <w:name w:val="BPC3 – Table headings"/>
    <w:basedOn w:val="a"/>
    <w:rsid w:val="00621992"/>
    <w:rPr>
      <w:b/>
      <w:color w:val="003399"/>
      <w:sz w:val="26"/>
      <w:lang w:eastAsia="en-US"/>
    </w:rPr>
  </w:style>
  <w:style w:type="paragraph" w:customStyle="1" w:styleId="Comments">
    <w:name w:val="Comments"/>
    <w:basedOn w:val="a"/>
    <w:link w:val="Comments0"/>
    <w:autoRedefine/>
    <w:rsid w:val="00701FD3"/>
    <w:pPr>
      <w:spacing w:before="240" w:after="240"/>
    </w:pPr>
    <w:rPr>
      <w:color w:val="FF0000"/>
      <w:szCs w:val="18"/>
      <w:lang w:eastAsia="en-US"/>
    </w:rPr>
  </w:style>
  <w:style w:type="paragraph" w:customStyle="1" w:styleId="BPC3Tablecheckmarks">
    <w:name w:val="BPC3 – Table checkmarks"/>
    <w:basedOn w:val="a"/>
    <w:rsid w:val="00A40341"/>
    <w:pPr>
      <w:jc w:val="center"/>
    </w:pPr>
    <w:rPr>
      <w:rFonts w:ascii="Wingdings" w:hAnsi="Wingdings"/>
      <w:color w:val="003399"/>
      <w:sz w:val="28"/>
      <w:lang w:eastAsia="en-US"/>
    </w:rPr>
  </w:style>
  <w:style w:type="character" w:customStyle="1" w:styleId="Comments0">
    <w:name w:val="Comments Знак Знак"/>
    <w:link w:val="Comments"/>
    <w:rsid w:val="00701FD3"/>
    <w:rPr>
      <w:color w:val="FF0000"/>
      <w:sz w:val="24"/>
      <w:szCs w:val="18"/>
      <w:lang w:val="en-US" w:eastAsia="en-US" w:bidi="ar-SA"/>
    </w:rPr>
  </w:style>
  <w:style w:type="table" w:styleId="a6">
    <w:name w:val="Table Grid"/>
    <w:basedOn w:val="a1"/>
    <w:rsid w:val="00D32933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PC3Subhead1">
    <w:name w:val="BPC3 – Subhead1"/>
    <w:basedOn w:val="BPC3Bodyafterheading"/>
    <w:rsid w:val="005A4BF7"/>
    <w:pPr>
      <w:spacing w:before="120"/>
    </w:pPr>
    <w:rPr>
      <w:b/>
    </w:rPr>
  </w:style>
  <w:style w:type="paragraph" w:customStyle="1" w:styleId="BPC3Tableitems">
    <w:name w:val="BPC3 – Table items"/>
    <w:basedOn w:val="a"/>
    <w:rsid w:val="003274EA"/>
    <w:pPr>
      <w:spacing w:before="60" w:after="60"/>
    </w:pPr>
    <w:rPr>
      <w:szCs w:val="20"/>
      <w:lang w:eastAsia="en-US"/>
    </w:rPr>
  </w:style>
  <w:style w:type="paragraph" w:customStyle="1" w:styleId="BPC3Subhead2">
    <w:name w:val="BPC3 – Subhead2"/>
    <w:basedOn w:val="BPC3Bodyafterheading"/>
    <w:next w:val="a"/>
    <w:autoRedefine/>
    <w:qFormat/>
    <w:rsid w:val="003B78D0"/>
    <w:pPr>
      <w:keepNext/>
      <w:outlineLvl w:val="3"/>
    </w:pPr>
    <w:rPr>
      <w:u w:val="single"/>
    </w:rPr>
  </w:style>
  <w:style w:type="paragraph" w:customStyle="1" w:styleId="BPC3Heading3">
    <w:name w:val="BPC3 – Heading3"/>
    <w:basedOn w:val="BPC3Bodynormal"/>
    <w:autoRedefine/>
    <w:qFormat/>
    <w:rsid w:val="008010B8"/>
    <w:pPr>
      <w:keepNext/>
      <w:spacing w:before="280" w:after="60"/>
      <w:jc w:val="left"/>
      <w:outlineLvl w:val="2"/>
    </w:pPr>
    <w:rPr>
      <w:lang w:eastAsia="ru-RU"/>
    </w:rPr>
  </w:style>
  <w:style w:type="paragraph" w:customStyle="1" w:styleId="BPC3Bodykeyphrases">
    <w:name w:val="BPC3 – Body key phrases"/>
    <w:basedOn w:val="a"/>
    <w:rsid w:val="00E55826"/>
    <w:pPr>
      <w:spacing w:after="240"/>
      <w:jc w:val="center"/>
    </w:pPr>
    <w:rPr>
      <w:b/>
      <w:i/>
      <w:color w:val="003399"/>
      <w:sz w:val="28"/>
      <w:szCs w:val="28"/>
      <w:lang w:eastAsia="en-US"/>
    </w:rPr>
  </w:style>
  <w:style w:type="paragraph" w:customStyle="1" w:styleId="BPC3Caption">
    <w:name w:val="BPC3 – Caption"/>
    <w:basedOn w:val="a"/>
    <w:rsid w:val="000C4D47"/>
    <w:pPr>
      <w:spacing w:before="120" w:after="240"/>
    </w:pPr>
    <w:rPr>
      <w:b/>
      <w:i/>
      <w:iCs/>
      <w:sz w:val="20"/>
      <w:szCs w:val="20"/>
      <w:lang w:eastAsia="en-US"/>
    </w:rPr>
  </w:style>
  <w:style w:type="paragraph" w:customStyle="1" w:styleId="BPC3Headingoffices">
    <w:name w:val="BPC3 – Heading offices"/>
    <w:basedOn w:val="a"/>
    <w:rsid w:val="00A663F5"/>
    <w:rPr>
      <w:b/>
      <w:bCs/>
      <w:sz w:val="20"/>
      <w:szCs w:val="20"/>
      <w:lang w:eastAsia="en-US"/>
    </w:rPr>
  </w:style>
  <w:style w:type="character" w:customStyle="1" w:styleId="30">
    <w:name w:val="Заголовок 3 Знак"/>
    <w:link w:val="3"/>
    <w:uiPriority w:val="99"/>
    <w:rsid w:val="00B7466F"/>
    <w:rPr>
      <w:rFonts w:ascii="Calibri" w:hAnsi="Calibri"/>
      <w:sz w:val="24"/>
      <w:szCs w:val="24"/>
    </w:rPr>
  </w:style>
  <w:style w:type="character" w:customStyle="1" w:styleId="40">
    <w:name w:val="Заголовок 4 Знак"/>
    <w:link w:val="4"/>
    <w:uiPriority w:val="9"/>
    <w:rsid w:val="00B7466F"/>
    <w:rPr>
      <w:rFonts w:ascii="Calibri" w:hAnsi="Calibri"/>
      <w:sz w:val="24"/>
      <w:szCs w:val="24"/>
    </w:rPr>
  </w:style>
  <w:style w:type="paragraph" w:customStyle="1" w:styleId="BPC3Bullet1">
    <w:name w:val="BPC3 – Bullet1"/>
    <w:basedOn w:val="BPC3Bullet1bold"/>
    <w:link w:val="BPC3Bullet10"/>
    <w:rsid w:val="006A7C94"/>
    <w:rPr>
      <w:b w:val="0"/>
      <w:bCs w:val="0"/>
    </w:rPr>
  </w:style>
  <w:style w:type="paragraph" w:customStyle="1" w:styleId="BPC3Bullet1bold">
    <w:name w:val="BPC3 – Bullet1 bold"/>
    <w:basedOn w:val="a"/>
    <w:next w:val="BPC3Bullet1"/>
    <w:link w:val="BPC3Bullet1bold0"/>
    <w:rsid w:val="0090283D"/>
    <w:pPr>
      <w:numPr>
        <w:numId w:val="13"/>
      </w:numPr>
      <w:tabs>
        <w:tab w:val="clear" w:pos="1440"/>
        <w:tab w:val="left" w:pos="227"/>
      </w:tabs>
      <w:spacing w:after="120"/>
      <w:ind w:left="227" w:hanging="227"/>
    </w:pPr>
    <w:rPr>
      <w:b/>
      <w:bCs/>
      <w:szCs w:val="20"/>
      <w:lang w:eastAsia="en-US"/>
    </w:rPr>
  </w:style>
  <w:style w:type="character" w:customStyle="1" w:styleId="BPC3Bullet1bold0">
    <w:name w:val="BPC3 – Bullet1 bold Знак Знак"/>
    <w:link w:val="BPC3Bullet1bold"/>
    <w:rsid w:val="0090283D"/>
    <w:rPr>
      <w:rFonts w:ascii="Calibri" w:hAnsi="Calibri"/>
      <w:b/>
      <w:bCs/>
      <w:sz w:val="24"/>
      <w:lang w:val="en-US" w:eastAsia="en-US" w:bidi="ar-SA"/>
    </w:rPr>
  </w:style>
  <w:style w:type="character" w:customStyle="1" w:styleId="BPC3Bullet10">
    <w:name w:val="BPC3 – Bullet1 Знак Знак"/>
    <w:link w:val="BPC3Bullet1"/>
    <w:rsid w:val="00BA2038"/>
    <w:rPr>
      <w:rFonts w:ascii="Calibri" w:hAnsi="Calibri"/>
      <w:b/>
      <w:bCs/>
      <w:sz w:val="24"/>
      <w:lang w:val="en-US" w:eastAsia="en-US" w:bidi="ar-SA"/>
    </w:rPr>
  </w:style>
  <w:style w:type="paragraph" w:styleId="31">
    <w:name w:val="toc 3"/>
    <w:basedOn w:val="a"/>
    <w:next w:val="a"/>
    <w:autoRedefine/>
    <w:uiPriority w:val="39"/>
    <w:rsid w:val="00960C0A"/>
    <w:pPr>
      <w:tabs>
        <w:tab w:val="right" w:leader="dot" w:pos="9072"/>
      </w:tabs>
      <w:ind w:left="993"/>
    </w:pPr>
  </w:style>
  <w:style w:type="paragraph" w:styleId="41">
    <w:name w:val="toc 4"/>
    <w:basedOn w:val="a"/>
    <w:next w:val="a"/>
    <w:autoRedefine/>
    <w:semiHidden/>
    <w:rsid w:val="00F53A03"/>
    <w:pPr>
      <w:ind w:left="720"/>
    </w:pPr>
  </w:style>
  <w:style w:type="character" w:customStyle="1" w:styleId="10">
    <w:name w:val="Заголовок 1 Знак"/>
    <w:link w:val="1"/>
    <w:uiPriority w:val="99"/>
    <w:rsid w:val="00B7466F"/>
    <w:rPr>
      <w:rFonts w:ascii="Arial" w:hAnsi="Arial" w:cs="Arial"/>
      <w:b/>
      <w:bCs/>
      <w:kern w:val="32"/>
      <w:sz w:val="32"/>
      <w:szCs w:val="32"/>
      <w:lang w:val="en-US"/>
    </w:rPr>
  </w:style>
  <w:style w:type="paragraph" w:customStyle="1" w:styleId="BPC3Bodyoffices">
    <w:name w:val="BPC3 – Body offices"/>
    <w:basedOn w:val="BPC3Headingoffices"/>
    <w:rsid w:val="007435E7"/>
    <w:rPr>
      <w:b w:val="0"/>
      <w:lang w:val="fr-FR"/>
    </w:rPr>
  </w:style>
  <w:style w:type="paragraph" w:customStyle="1" w:styleId="BPC3Headingsummary">
    <w:name w:val="BPC3 – Heading summary"/>
    <w:basedOn w:val="a"/>
    <w:rsid w:val="00673DE3"/>
    <w:rPr>
      <w:b/>
      <w:bCs/>
      <w:caps/>
      <w:szCs w:val="20"/>
      <w:lang w:eastAsia="en-US"/>
    </w:rPr>
  </w:style>
  <w:style w:type="paragraph" w:customStyle="1" w:styleId="BPC3Bulletsummary">
    <w:name w:val="BPC3 – Bullet summary"/>
    <w:basedOn w:val="a"/>
    <w:link w:val="BPC3Bulletsummary0"/>
    <w:rsid w:val="00C12D61"/>
    <w:pPr>
      <w:numPr>
        <w:numId w:val="17"/>
      </w:numPr>
      <w:spacing w:before="60" w:after="60"/>
    </w:pPr>
    <w:rPr>
      <w:szCs w:val="20"/>
      <w:lang w:eastAsia="en-US"/>
    </w:rPr>
  </w:style>
  <w:style w:type="character" w:customStyle="1" w:styleId="BPC3Bulletsummary0">
    <w:name w:val="BPC3 – Bullet summary Знак Знак"/>
    <w:link w:val="BPC3Bulletsummary"/>
    <w:rsid w:val="00C12D61"/>
    <w:rPr>
      <w:rFonts w:ascii="Calibri" w:hAnsi="Calibri"/>
      <w:sz w:val="24"/>
      <w:lang w:val="en-US" w:eastAsia="en-US" w:bidi="ar-SA"/>
    </w:rPr>
  </w:style>
  <w:style w:type="character" w:customStyle="1" w:styleId="20">
    <w:name w:val="Заголовок 2 Знак"/>
    <w:link w:val="2"/>
    <w:uiPriority w:val="99"/>
    <w:rsid w:val="00B7466F"/>
    <w:rPr>
      <w:rFonts w:ascii="Arial" w:hAnsi="Arial" w:cs="Arial"/>
      <w:b/>
      <w:bCs/>
      <w:i/>
      <w:iCs/>
      <w:sz w:val="28"/>
      <w:szCs w:val="28"/>
      <w:lang w:val="en-US"/>
    </w:rPr>
  </w:style>
  <w:style w:type="paragraph" w:styleId="a7">
    <w:name w:val="Balloon Text"/>
    <w:basedOn w:val="a"/>
    <w:link w:val="a8"/>
    <w:uiPriority w:val="99"/>
    <w:unhideWhenUsed/>
    <w:rsid w:val="00B7466F"/>
    <w:pPr>
      <w:widowControl w:val="0"/>
      <w:autoSpaceDE w:val="0"/>
      <w:autoSpaceDN w:val="0"/>
      <w:adjustRightInd w:val="0"/>
    </w:pPr>
    <w:rPr>
      <w:rFonts w:ascii="Tahoma" w:hAnsi="Tahoma" w:cs="Tahoma"/>
      <w:sz w:val="16"/>
      <w:szCs w:val="16"/>
      <w:lang w:val="ru-RU"/>
    </w:rPr>
  </w:style>
  <w:style w:type="character" w:customStyle="1" w:styleId="a8">
    <w:name w:val="Текст выноски Знак"/>
    <w:link w:val="a7"/>
    <w:uiPriority w:val="99"/>
    <w:rsid w:val="00B7466F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unhideWhenUsed/>
    <w:qFormat/>
    <w:rsid w:val="00B7466F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ru-RU"/>
    </w:rPr>
  </w:style>
  <w:style w:type="paragraph" w:styleId="aa">
    <w:name w:val="Intense Quote"/>
    <w:basedOn w:val="a"/>
    <w:next w:val="a"/>
    <w:link w:val="ab"/>
    <w:uiPriority w:val="30"/>
    <w:qFormat/>
    <w:rsid w:val="006525B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b">
    <w:name w:val="Выделенная цитата Знак"/>
    <w:link w:val="aa"/>
    <w:uiPriority w:val="30"/>
    <w:rsid w:val="006525BD"/>
    <w:rPr>
      <w:rFonts w:ascii="Calibri" w:hAnsi="Calibri"/>
      <w:b/>
      <w:bCs/>
      <w:i/>
      <w:iCs/>
      <w:color w:val="4F81BD"/>
      <w:sz w:val="24"/>
      <w:szCs w:val="24"/>
      <w:lang w:val="en-US"/>
    </w:rPr>
  </w:style>
  <w:style w:type="character" w:styleId="ac">
    <w:name w:val="Emphasis"/>
    <w:qFormat/>
    <w:rsid w:val="005A619A"/>
    <w:rPr>
      <w:i/>
      <w:iCs/>
    </w:rPr>
  </w:style>
  <w:style w:type="character" w:styleId="ad">
    <w:name w:val="FollowedHyperlink"/>
    <w:basedOn w:val="a0"/>
    <w:rsid w:val="00866B38"/>
    <w:rPr>
      <w:color w:val="800080" w:themeColor="followedHyperlink"/>
      <w:u w:val="single"/>
    </w:rPr>
  </w:style>
  <w:style w:type="paragraph" w:styleId="ae">
    <w:name w:val="List Paragraph"/>
    <w:aliases w:val="Bullets"/>
    <w:basedOn w:val="a"/>
    <w:link w:val="af"/>
    <w:uiPriority w:val="34"/>
    <w:qFormat/>
    <w:rsid w:val="00866B38"/>
    <w:pPr>
      <w:ind w:left="720"/>
      <w:contextualSpacing/>
    </w:pPr>
  </w:style>
  <w:style w:type="character" w:customStyle="1" w:styleId="af">
    <w:name w:val="Абзац списка Знак"/>
    <w:aliases w:val="Bullets Знак"/>
    <w:basedOn w:val="a0"/>
    <w:link w:val="ae"/>
    <w:uiPriority w:val="34"/>
    <w:locked/>
    <w:rsid w:val="003B0CC0"/>
    <w:rPr>
      <w:rFonts w:ascii="Calibri" w:hAnsi="Calibri"/>
      <w:sz w:val="24"/>
      <w:szCs w:val="24"/>
      <w:lang w:val="en-US"/>
    </w:rPr>
  </w:style>
  <w:style w:type="character" w:styleId="af0">
    <w:name w:val="annotation reference"/>
    <w:basedOn w:val="a0"/>
    <w:rsid w:val="00B4762B"/>
    <w:rPr>
      <w:sz w:val="16"/>
      <w:szCs w:val="16"/>
    </w:rPr>
  </w:style>
  <w:style w:type="paragraph" w:styleId="af1">
    <w:name w:val="annotation text"/>
    <w:basedOn w:val="a"/>
    <w:link w:val="af2"/>
    <w:rsid w:val="00B4762B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rsid w:val="00B4762B"/>
    <w:rPr>
      <w:rFonts w:ascii="Calibri" w:hAnsi="Calibri"/>
      <w:lang w:val="en-US"/>
    </w:rPr>
  </w:style>
  <w:style w:type="paragraph" w:styleId="af3">
    <w:name w:val="annotation subject"/>
    <w:basedOn w:val="af1"/>
    <w:next w:val="af1"/>
    <w:link w:val="af4"/>
    <w:rsid w:val="00B4762B"/>
    <w:rPr>
      <w:b/>
      <w:bCs/>
    </w:rPr>
  </w:style>
  <w:style w:type="character" w:customStyle="1" w:styleId="af4">
    <w:name w:val="Тема примечания Знак"/>
    <w:basedOn w:val="af2"/>
    <w:link w:val="af3"/>
    <w:rsid w:val="00B4762B"/>
    <w:rPr>
      <w:rFonts w:ascii="Calibri" w:hAnsi="Calibri"/>
      <w:b/>
      <w:bCs/>
      <w:lang w:val="en-US"/>
    </w:rPr>
  </w:style>
  <w:style w:type="paragraph" w:styleId="af5">
    <w:name w:val="Title"/>
    <w:basedOn w:val="a"/>
    <w:next w:val="a"/>
    <w:link w:val="af6"/>
    <w:qFormat/>
    <w:rsid w:val="003B78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rsid w:val="003B78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styleId="af7">
    <w:name w:val="Strong"/>
    <w:basedOn w:val="a0"/>
    <w:qFormat/>
    <w:rsid w:val="003B78D0"/>
    <w:rPr>
      <w:b/>
      <w:bCs/>
    </w:rPr>
  </w:style>
  <w:style w:type="paragraph" w:styleId="af8">
    <w:name w:val="No Spacing"/>
    <w:uiPriority w:val="1"/>
    <w:qFormat/>
    <w:rsid w:val="003B78D0"/>
    <w:pPr>
      <w:jc w:val="both"/>
    </w:pPr>
    <w:rPr>
      <w:rFonts w:ascii="Calibri" w:hAnsi="Calibri"/>
      <w:sz w:val="24"/>
      <w:szCs w:val="24"/>
      <w:lang w:val="en-US"/>
    </w:rPr>
  </w:style>
  <w:style w:type="character" w:styleId="af9">
    <w:name w:val="Subtle Emphasis"/>
    <w:basedOn w:val="a0"/>
    <w:uiPriority w:val="19"/>
    <w:qFormat/>
    <w:rsid w:val="003B78D0"/>
    <w:rPr>
      <w:i/>
      <w:iCs/>
      <w:color w:val="808080" w:themeColor="text1" w:themeTint="7F"/>
    </w:rPr>
  </w:style>
  <w:style w:type="character" w:styleId="afa">
    <w:name w:val="Intense Emphasis"/>
    <w:basedOn w:val="a0"/>
    <w:uiPriority w:val="21"/>
    <w:qFormat/>
    <w:rsid w:val="003B78D0"/>
    <w:rPr>
      <w:b/>
      <w:bCs/>
      <w:i/>
      <w:iCs/>
      <w:color w:val="4F81BD" w:themeColor="accent1"/>
    </w:rPr>
  </w:style>
  <w:style w:type="paragraph" w:styleId="afb">
    <w:name w:val="Revision"/>
    <w:hidden/>
    <w:uiPriority w:val="99"/>
    <w:semiHidden/>
    <w:rsid w:val="00E15AEA"/>
    <w:rPr>
      <w:rFonts w:ascii="Calibri" w:hAnsi="Calibri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semiHidden="1" w:uiPriority="99" w:unhideWhenUsed="1" w:qFormat="1"/>
    <w:lsdException w:name="heading 4" w:semiHidden="1" w:uiPriority="9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53AEE"/>
    <w:pPr>
      <w:jc w:val="both"/>
    </w:pPr>
    <w:rPr>
      <w:rFonts w:ascii="Calibri" w:hAnsi="Calibri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9"/>
    <w:qFormat/>
    <w:rsid w:val="00F53A0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53A0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B7466F"/>
    <w:pPr>
      <w:widowControl w:val="0"/>
      <w:autoSpaceDE w:val="0"/>
      <w:autoSpaceDN w:val="0"/>
      <w:adjustRightInd w:val="0"/>
      <w:outlineLvl w:val="2"/>
    </w:pPr>
    <w:rPr>
      <w:lang w:val="ru-RU"/>
    </w:rPr>
  </w:style>
  <w:style w:type="paragraph" w:styleId="4">
    <w:name w:val="heading 4"/>
    <w:basedOn w:val="a"/>
    <w:next w:val="a"/>
    <w:link w:val="40"/>
    <w:uiPriority w:val="99"/>
    <w:qFormat/>
    <w:rsid w:val="00B7466F"/>
    <w:pPr>
      <w:widowControl w:val="0"/>
      <w:autoSpaceDE w:val="0"/>
      <w:autoSpaceDN w:val="0"/>
      <w:adjustRightInd w:val="0"/>
      <w:outlineLvl w:val="3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AB1B33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AB1B33"/>
    <w:pPr>
      <w:tabs>
        <w:tab w:val="center" w:pos="4677"/>
        <w:tab w:val="right" w:pos="9355"/>
      </w:tabs>
    </w:pPr>
  </w:style>
  <w:style w:type="paragraph" w:customStyle="1" w:styleId="BPC1Covertitle">
    <w:name w:val="BPC1 – Cover title"/>
    <w:basedOn w:val="a"/>
    <w:rsid w:val="00607890"/>
    <w:pPr>
      <w:spacing w:before="8400"/>
      <w:ind w:left="851"/>
      <w:jc w:val="center"/>
    </w:pPr>
    <w:rPr>
      <w:sz w:val="64"/>
      <w:szCs w:val="48"/>
      <w:lang w:eastAsia="en-US"/>
    </w:rPr>
  </w:style>
  <w:style w:type="paragraph" w:customStyle="1" w:styleId="BPC1Subhead">
    <w:name w:val="BPC1 – Subhead"/>
    <w:basedOn w:val="a"/>
    <w:rsid w:val="00607890"/>
    <w:pPr>
      <w:spacing w:before="120"/>
      <w:ind w:left="851"/>
      <w:jc w:val="center"/>
    </w:pPr>
    <w:rPr>
      <w:i/>
      <w:iCs/>
      <w:sz w:val="32"/>
      <w:szCs w:val="20"/>
      <w:lang w:eastAsia="en-US"/>
    </w:rPr>
  </w:style>
  <w:style w:type="paragraph" w:customStyle="1" w:styleId="BPC1Request">
    <w:name w:val="BPC1 – Request"/>
    <w:basedOn w:val="a"/>
    <w:rsid w:val="00607890"/>
    <w:pPr>
      <w:spacing w:before="600"/>
      <w:ind w:left="851"/>
      <w:jc w:val="center"/>
    </w:pPr>
    <w:rPr>
      <w:sz w:val="28"/>
      <w:szCs w:val="20"/>
      <w:lang w:eastAsia="en-US"/>
    </w:rPr>
  </w:style>
  <w:style w:type="paragraph" w:customStyle="1" w:styleId="BPCLegaleze">
    <w:name w:val="BPC – Legaleze"/>
    <w:basedOn w:val="a"/>
    <w:rsid w:val="006772DB"/>
    <w:pPr>
      <w:spacing w:after="41" w:line="140" w:lineRule="atLeast"/>
      <w:jc w:val="center"/>
    </w:pPr>
    <w:rPr>
      <w:sz w:val="20"/>
      <w:szCs w:val="20"/>
      <w:lang w:eastAsia="en-US" w:bidi="he-IL"/>
    </w:rPr>
  </w:style>
  <w:style w:type="paragraph" w:styleId="11">
    <w:name w:val="toc 1"/>
    <w:basedOn w:val="a"/>
    <w:next w:val="a"/>
    <w:autoRedefine/>
    <w:uiPriority w:val="39"/>
    <w:rsid w:val="00960C0A"/>
    <w:pPr>
      <w:tabs>
        <w:tab w:val="left" w:pos="340"/>
        <w:tab w:val="right" w:leader="dot" w:pos="9072"/>
      </w:tabs>
      <w:spacing w:after="120"/>
    </w:pPr>
    <w:rPr>
      <w:sz w:val="28"/>
      <w:lang w:eastAsia="en-US"/>
    </w:rPr>
  </w:style>
  <w:style w:type="paragraph" w:customStyle="1" w:styleId="BPC2TOCheader">
    <w:name w:val="BPC2 – TOC header"/>
    <w:basedOn w:val="a"/>
    <w:rsid w:val="00A40341"/>
    <w:pPr>
      <w:spacing w:after="480"/>
    </w:pPr>
    <w:rPr>
      <w:color w:val="003399"/>
      <w:sz w:val="48"/>
      <w:szCs w:val="48"/>
      <w:lang w:eastAsia="en-US"/>
    </w:rPr>
  </w:style>
  <w:style w:type="character" w:styleId="a5">
    <w:name w:val="Hyperlink"/>
    <w:uiPriority w:val="99"/>
    <w:rsid w:val="0069206D"/>
    <w:rPr>
      <w:rFonts w:ascii="Calibri" w:hAnsi="Calibri"/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960C0A"/>
    <w:pPr>
      <w:tabs>
        <w:tab w:val="right" w:pos="340"/>
        <w:tab w:val="right" w:leader="dot" w:pos="9072"/>
      </w:tabs>
      <w:spacing w:after="120"/>
      <w:ind w:left="567"/>
    </w:pPr>
    <w:rPr>
      <w:lang w:eastAsia="en-US"/>
    </w:rPr>
  </w:style>
  <w:style w:type="paragraph" w:customStyle="1" w:styleId="BPC3Bodynormal">
    <w:name w:val="BPC3 – Body normal"/>
    <w:basedOn w:val="a"/>
    <w:link w:val="BPC3Bodynormal0"/>
    <w:rsid w:val="00286AB9"/>
    <w:pPr>
      <w:spacing w:after="120"/>
    </w:pPr>
    <w:rPr>
      <w:lang w:eastAsia="en-US"/>
    </w:rPr>
  </w:style>
  <w:style w:type="character" w:customStyle="1" w:styleId="BPC3Bodynormal0">
    <w:name w:val="BPC3 – Body normal Знак Знак"/>
    <w:link w:val="BPC3Bodynormal"/>
    <w:rsid w:val="00286AB9"/>
    <w:rPr>
      <w:rFonts w:ascii="Calibri" w:hAnsi="Calibri"/>
      <w:sz w:val="24"/>
      <w:szCs w:val="24"/>
      <w:lang w:val="en-US" w:eastAsia="en-US" w:bidi="ar-SA"/>
    </w:rPr>
  </w:style>
  <w:style w:type="paragraph" w:customStyle="1" w:styleId="BPC3Heading1">
    <w:name w:val="BPC3 – Heading1"/>
    <w:basedOn w:val="BPC3Bodynormal"/>
    <w:autoRedefine/>
    <w:qFormat/>
    <w:rsid w:val="001F2D65"/>
    <w:pPr>
      <w:spacing w:before="400"/>
      <w:jc w:val="left"/>
      <w:outlineLvl w:val="0"/>
    </w:pPr>
    <w:rPr>
      <w:caps/>
      <w:color w:val="003399"/>
      <w:sz w:val="40"/>
      <w:szCs w:val="36"/>
    </w:rPr>
  </w:style>
  <w:style w:type="paragraph" w:customStyle="1" w:styleId="BPC3Heading2">
    <w:name w:val="BPC3 – Heading2"/>
    <w:basedOn w:val="BPC3Bodynormal"/>
    <w:autoRedefine/>
    <w:qFormat/>
    <w:rsid w:val="001F394F"/>
    <w:pPr>
      <w:spacing w:before="360" w:after="60"/>
      <w:outlineLvl w:val="1"/>
    </w:pPr>
    <w:rPr>
      <w:caps/>
      <w:sz w:val="26"/>
      <w:szCs w:val="28"/>
    </w:rPr>
  </w:style>
  <w:style w:type="paragraph" w:customStyle="1" w:styleId="BPC3Bodyafterheading">
    <w:name w:val="BPC3 – Body after heading"/>
    <w:basedOn w:val="BPC3Bodynormal"/>
    <w:rsid w:val="000C4D47"/>
    <w:rPr>
      <w:szCs w:val="20"/>
    </w:rPr>
  </w:style>
  <w:style w:type="paragraph" w:customStyle="1" w:styleId="BPC3Bullet2">
    <w:name w:val="BPC3 – Bullet2"/>
    <w:basedOn w:val="a"/>
    <w:rsid w:val="00A95072"/>
    <w:pPr>
      <w:numPr>
        <w:numId w:val="15"/>
      </w:numPr>
      <w:tabs>
        <w:tab w:val="left" w:pos="227"/>
      </w:tabs>
      <w:spacing w:after="120"/>
    </w:pPr>
    <w:rPr>
      <w:szCs w:val="20"/>
      <w:lang w:eastAsia="en-US"/>
    </w:rPr>
  </w:style>
  <w:style w:type="paragraph" w:customStyle="1" w:styleId="BPC3-web">
    <w:name w:val="BPC3 - web"/>
    <w:basedOn w:val="a"/>
    <w:rsid w:val="00A40341"/>
    <w:pPr>
      <w:jc w:val="right"/>
    </w:pPr>
    <w:rPr>
      <w:b/>
      <w:bCs/>
      <w:color w:val="003399"/>
      <w:szCs w:val="20"/>
    </w:rPr>
  </w:style>
  <w:style w:type="paragraph" w:customStyle="1" w:styleId="BPC3Tableheadings">
    <w:name w:val="BPC3 – Table headings"/>
    <w:basedOn w:val="a"/>
    <w:rsid w:val="00621992"/>
    <w:rPr>
      <w:b/>
      <w:color w:val="003399"/>
      <w:sz w:val="26"/>
      <w:lang w:eastAsia="en-US"/>
    </w:rPr>
  </w:style>
  <w:style w:type="paragraph" w:customStyle="1" w:styleId="Comments">
    <w:name w:val="Comments"/>
    <w:basedOn w:val="a"/>
    <w:link w:val="Comments0"/>
    <w:autoRedefine/>
    <w:rsid w:val="00701FD3"/>
    <w:pPr>
      <w:spacing w:before="240" w:after="240"/>
    </w:pPr>
    <w:rPr>
      <w:color w:val="FF0000"/>
      <w:szCs w:val="18"/>
      <w:lang w:eastAsia="en-US"/>
    </w:rPr>
  </w:style>
  <w:style w:type="paragraph" w:customStyle="1" w:styleId="BPC3Tablecheckmarks">
    <w:name w:val="BPC3 – Table checkmarks"/>
    <w:basedOn w:val="a"/>
    <w:rsid w:val="00A40341"/>
    <w:pPr>
      <w:jc w:val="center"/>
    </w:pPr>
    <w:rPr>
      <w:rFonts w:ascii="Wingdings" w:hAnsi="Wingdings"/>
      <w:color w:val="003399"/>
      <w:sz w:val="28"/>
      <w:lang w:eastAsia="en-US"/>
    </w:rPr>
  </w:style>
  <w:style w:type="character" w:customStyle="1" w:styleId="Comments0">
    <w:name w:val="Comments Знак Знак"/>
    <w:link w:val="Comments"/>
    <w:rsid w:val="00701FD3"/>
    <w:rPr>
      <w:color w:val="FF0000"/>
      <w:sz w:val="24"/>
      <w:szCs w:val="18"/>
      <w:lang w:val="en-US" w:eastAsia="en-US" w:bidi="ar-SA"/>
    </w:rPr>
  </w:style>
  <w:style w:type="table" w:styleId="a6">
    <w:name w:val="Table Grid"/>
    <w:basedOn w:val="a1"/>
    <w:rsid w:val="00D32933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PC3Subhead1">
    <w:name w:val="BPC3 – Subhead1"/>
    <w:basedOn w:val="BPC3Bodyafterheading"/>
    <w:rsid w:val="005A4BF7"/>
    <w:pPr>
      <w:spacing w:before="120"/>
    </w:pPr>
    <w:rPr>
      <w:b/>
    </w:rPr>
  </w:style>
  <w:style w:type="paragraph" w:customStyle="1" w:styleId="BPC3Tableitems">
    <w:name w:val="BPC3 – Table items"/>
    <w:basedOn w:val="a"/>
    <w:rsid w:val="003274EA"/>
    <w:pPr>
      <w:spacing w:before="60" w:after="60"/>
    </w:pPr>
    <w:rPr>
      <w:szCs w:val="20"/>
      <w:lang w:eastAsia="en-US"/>
    </w:rPr>
  </w:style>
  <w:style w:type="paragraph" w:customStyle="1" w:styleId="BPC3Subhead2">
    <w:name w:val="BPC3 – Subhead2"/>
    <w:basedOn w:val="BPC3Bodyafterheading"/>
    <w:next w:val="a"/>
    <w:autoRedefine/>
    <w:qFormat/>
    <w:rsid w:val="003B78D0"/>
    <w:pPr>
      <w:keepNext/>
      <w:outlineLvl w:val="3"/>
    </w:pPr>
    <w:rPr>
      <w:u w:val="single"/>
    </w:rPr>
  </w:style>
  <w:style w:type="paragraph" w:customStyle="1" w:styleId="BPC3Heading3">
    <w:name w:val="BPC3 – Heading3"/>
    <w:basedOn w:val="BPC3Bodynormal"/>
    <w:autoRedefine/>
    <w:qFormat/>
    <w:rsid w:val="008010B8"/>
    <w:pPr>
      <w:keepNext/>
      <w:spacing w:before="280" w:after="60"/>
      <w:jc w:val="left"/>
      <w:outlineLvl w:val="2"/>
    </w:pPr>
    <w:rPr>
      <w:lang w:eastAsia="ru-RU"/>
    </w:rPr>
  </w:style>
  <w:style w:type="paragraph" w:customStyle="1" w:styleId="BPC3Bodykeyphrases">
    <w:name w:val="BPC3 – Body key phrases"/>
    <w:basedOn w:val="a"/>
    <w:rsid w:val="00E55826"/>
    <w:pPr>
      <w:spacing w:after="240"/>
      <w:jc w:val="center"/>
    </w:pPr>
    <w:rPr>
      <w:b/>
      <w:i/>
      <w:color w:val="003399"/>
      <w:sz w:val="28"/>
      <w:szCs w:val="28"/>
      <w:lang w:eastAsia="en-US"/>
    </w:rPr>
  </w:style>
  <w:style w:type="paragraph" w:customStyle="1" w:styleId="BPC3Caption">
    <w:name w:val="BPC3 – Caption"/>
    <w:basedOn w:val="a"/>
    <w:rsid w:val="000C4D47"/>
    <w:pPr>
      <w:spacing w:before="120" w:after="240"/>
    </w:pPr>
    <w:rPr>
      <w:b/>
      <w:i/>
      <w:iCs/>
      <w:sz w:val="20"/>
      <w:szCs w:val="20"/>
      <w:lang w:eastAsia="en-US"/>
    </w:rPr>
  </w:style>
  <w:style w:type="paragraph" w:customStyle="1" w:styleId="BPC3Headingoffices">
    <w:name w:val="BPC3 – Heading offices"/>
    <w:basedOn w:val="a"/>
    <w:rsid w:val="00A663F5"/>
    <w:rPr>
      <w:b/>
      <w:bCs/>
      <w:sz w:val="20"/>
      <w:szCs w:val="20"/>
      <w:lang w:eastAsia="en-US"/>
    </w:rPr>
  </w:style>
  <w:style w:type="character" w:customStyle="1" w:styleId="30">
    <w:name w:val="Заголовок 3 Знак"/>
    <w:link w:val="3"/>
    <w:uiPriority w:val="99"/>
    <w:rsid w:val="00B7466F"/>
    <w:rPr>
      <w:rFonts w:ascii="Calibri" w:hAnsi="Calibri"/>
      <w:sz w:val="24"/>
      <w:szCs w:val="24"/>
    </w:rPr>
  </w:style>
  <w:style w:type="character" w:customStyle="1" w:styleId="40">
    <w:name w:val="Заголовок 4 Знак"/>
    <w:link w:val="4"/>
    <w:uiPriority w:val="9"/>
    <w:rsid w:val="00B7466F"/>
    <w:rPr>
      <w:rFonts w:ascii="Calibri" w:hAnsi="Calibri"/>
      <w:sz w:val="24"/>
      <w:szCs w:val="24"/>
    </w:rPr>
  </w:style>
  <w:style w:type="paragraph" w:customStyle="1" w:styleId="BPC3Bullet1">
    <w:name w:val="BPC3 – Bullet1"/>
    <w:basedOn w:val="BPC3Bullet1bold"/>
    <w:link w:val="BPC3Bullet10"/>
    <w:rsid w:val="006A7C94"/>
    <w:rPr>
      <w:b w:val="0"/>
      <w:bCs w:val="0"/>
    </w:rPr>
  </w:style>
  <w:style w:type="paragraph" w:customStyle="1" w:styleId="BPC3Bullet1bold">
    <w:name w:val="BPC3 – Bullet1 bold"/>
    <w:basedOn w:val="a"/>
    <w:next w:val="BPC3Bullet1"/>
    <w:link w:val="BPC3Bullet1bold0"/>
    <w:rsid w:val="0090283D"/>
    <w:pPr>
      <w:numPr>
        <w:numId w:val="13"/>
      </w:numPr>
      <w:tabs>
        <w:tab w:val="clear" w:pos="1440"/>
        <w:tab w:val="left" w:pos="227"/>
      </w:tabs>
      <w:spacing w:after="120"/>
      <w:ind w:left="227" w:hanging="227"/>
    </w:pPr>
    <w:rPr>
      <w:b/>
      <w:bCs/>
      <w:szCs w:val="20"/>
      <w:lang w:eastAsia="en-US"/>
    </w:rPr>
  </w:style>
  <w:style w:type="character" w:customStyle="1" w:styleId="BPC3Bullet1bold0">
    <w:name w:val="BPC3 – Bullet1 bold Знак Знак"/>
    <w:link w:val="BPC3Bullet1bold"/>
    <w:rsid w:val="0090283D"/>
    <w:rPr>
      <w:rFonts w:ascii="Calibri" w:hAnsi="Calibri"/>
      <w:b/>
      <w:bCs/>
      <w:sz w:val="24"/>
      <w:lang w:val="en-US" w:eastAsia="en-US" w:bidi="ar-SA"/>
    </w:rPr>
  </w:style>
  <w:style w:type="character" w:customStyle="1" w:styleId="BPC3Bullet10">
    <w:name w:val="BPC3 – Bullet1 Знак Знак"/>
    <w:link w:val="BPC3Bullet1"/>
    <w:rsid w:val="00BA2038"/>
    <w:rPr>
      <w:rFonts w:ascii="Calibri" w:hAnsi="Calibri"/>
      <w:b/>
      <w:bCs/>
      <w:sz w:val="24"/>
      <w:lang w:val="en-US" w:eastAsia="en-US" w:bidi="ar-SA"/>
    </w:rPr>
  </w:style>
  <w:style w:type="paragraph" w:styleId="31">
    <w:name w:val="toc 3"/>
    <w:basedOn w:val="a"/>
    <w:next w:val="a"/>
    <w:autoRedefine/>
    <w:uiPriority w:val="39"/>
    <w:rsid w:val="00960C0A"/>
    <w:pPr>
      <w:tabs>
        <w:tab w:val="right" w:leader="dot" w:pos="9072"/>
      </w:tabs>
      <w:ind w:left="993"/>
    </w:pPr>
  </w:style>
  <w:style w:type="paragraph" w:styleId="41">
    <w:name w:val="toc 4"/>
    <w:basedOn w:val="a"/>
    <w:next w:val="a"/>
    <w:autoRedefine/>
    <w:semiHidden/>
    <w:rsid w:val="00F53A03"/>
    <w:pPr>
      <w:ind w:left="720"/>
    </w:pPr>
  </w:style>
  <w:style w:type="character" w:customStyle="1" w:styleId="10">
    <w:name w:val="Заголовок 1 Знак"/>
    <w:link w:val="1"/>
    <w:uiPriority w:val="99"/>
    <w:rsid w:val="00B7466F"/>
    <w:rPr>
      <w:rFonts w:ascii="Arial" w:hAnsi="Arial" w:cs="Arial"/>
      <w:b/>
      <w:bCs/>
      <w:kern w:val="32"/>
      <w:sz w:val="32"/>
      <w:szCs w:val="32"/>
      <w:lang w:val="en-US"/>
    </w:rPr>
  </w:style>
  <w:style w:type="paragraph" w:customStyle="1" w:styleId="BPC3Bodyoffices">
    <w:name w:val="BPC3 – Body offices"/>
    <w:basedOn w:val="BPC3Headingoffices"/>
    <w:rsid w:val="007435E7"/>
    <w:rPr>
      <w:b w:val="0"/>
      <w:lang w:val="fr-FR"/>
    </w:rPr>
  </w:style>
  <w:style w:type="paragraph" w:customStyle="1" w:styleId="BPC3Headingsummary">
    <w:name w:val="BPC3 – Heading summary"/>
    <w:basedOn w:val="a"/>
    <w:rsid w:val="00673DE3"/>
    <w:rPr>
      <w:b/>
      <w:bCs/>
      <w:caps/>
      <w:szCs w:val="20"/>
      <w:lang w:eastAsia="en-US"/>
    </w:rPr>
  </w:style>
  <w:style w:type="paragraph" w:customStyle="1" w:styleId="BPC3Bulletsummary">
    <w:name w:val="BPC3 – Bullet summary"/>
    <w:basedOn w:val="a"/>
    <w:link w:val="BPC3Bulletsummary0"/>
    <w:rsid w:val="00C12D61"/>
    <w:pPr>
      <w:numPr>
        <w:numId w:val="17"/>
      </w:numPr>
      <w:spacing w:before="60" w:after="60"/>
    </w:pPr>
    <w:rPr>
      <w:szCs w:val="20"/>
      <w:lang w:eastAsia="en-US"/>
    </w:rPr>
  </w:style>
  <w:style w:type="character" w:customStyle="1" w:styleId="BPC3Bulletsummary0">
    <w:name w:val="BPC3 – Bullet summary Знак Знак"/>
    <w:link w:val="BPC3Bulletsummary"/>
    <w:rsid w:val="00C12D61"/>
    <w:rPr>
      <w:rFonts w:ascii="Calibri" w:hAnsi="Calibri"/>
      <w:sz w:val="24"/>
      <w:lang w:val="en-US" w:eastAsia="en-US" w:bidi="ar-SA"/>
    </w:rPr>
  </w:style>
  <w:style w:type="character" w:customStyle="1" w:styleId="20">
    <w:name w:val="Заголовок 2 Знак"/>
    <w:link w:val="2"/>
    <w:uiPriority w:val="99"/>
    <w:rsid w:val="00B7466F"/>
    <w:rPr>
      <w:rFonts w:ascii="Arial" w:hAnsi="Arial" w:cs="Arial"/>
      <w:b/>
      <w:bCs/>
      <w:i/>
      <w:iCs/>
      <w:sz w:val="28"/>
      <w:szCs w:val="28"/>
      <w:lang w:val="en-US"/>
    </w:rPr>
  </w:style>
  <w:style w:type="paragraph" w:styleId="a7">
    <w:name w:val="Balloon Text"/>
    <w:basedOn w:val="a"/>
    <w:link w:val="a8"/>
    <w:uiPriority w:val="99"/>
    <w:unhideWhenUsed/>
    <w:rsid w:val="00B7466F"/>
    <w:pPr>
      <w:widowControl w:val="0"/>
      <w:autoSpaceDE w:val="0"/>
      <w:autoSpaceDN w:val="0"/>
      <w:adjustRightInd w:val="0"/>
    </w:pPr>
    <w:rPr>
      <w:rFonts w:ascii="Tahoma" w:hAnsi="Tahoma" w:cs="Tahoma"/>
      <w:sz w:val="16"/>
      <w:szCs w:val="16"/>
      <w:lang w:val="ru-RU"/>
    </w:rPr>
  </w:style>
  <w:style w:type="character" w:customStyle="1" w:styleId="a8">
    <w:name w:val="Текст выноски Знак"/>
    <w:link w:val="a7"/>
    <w:uiPriority w:val="99"/>
    <w:rsid w:val="00B7466F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unhideWhenUsed/>
    <w:qFormat/>
    <w:rsid w:val="00B7466F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ru-RU"/>
    </w:rPr>
  </w:style>
  <w:style w:type="paragraph" w:styleId="aa">
    <w:name w:val="Intense Quote"/>
    <w:basedOn w:val="a"/>
    <w:next w:val="a"/>
    <w:link w:val="ab"/>
    <w:uiPriority w:val="30"/>
    <w:qFormat/>
    <w:rsid w:val="006525B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b">
    <w:name w:val="Выделенная цитата Знак"/>
    <w:link w:val="aa"/>
    <w:uiPriority w:val="30"/>
    <w:rsid w:val="006525BD"/>
    <w:rPr>
      <w:rFonts w:ascii="Calibri" w:hAnsi="Calibri"/>
      <w:b/>
      <w:bCs/>
      <w:i/>
      <w:iCs/>
      <w:color w:val="4F81BD"/>
      <w:sz w:val="24"/>
      <w:szCs w:val="24"/>
      <w:lang w:val="en-US"/>
    </w:rPr>
  </w:style>
  <w:style w:type="character" w:styleId="ac">
    <w:name w:val="Emphasis"/>
    <w:qFormat/>
    <w:rsid w:val="005A619A"/>
    <w:rPr>
      <w:i/>
      <w:iCs/>
    </w:rPr>
  </w:style>
  <w:style w:type="character" w:styleId="ad">
    <w:name w:val="FollowedHyperlink"/>
    <w:basedOn w:val="a0"/>
    <w:rsid w:val="00866B38"/>
    <w:rPr>
      <w:color w:val="800080" w:themeColor="followedHyperlink"/>
      <w:u w:val="single"/>
    </w:rPr>
  </w:style>
  <w:style w:type="paragraph" w:styleId="ae">
    <w:name w:val="List Paragraph"/>
    <w:aliases w:val="Bullets"/>
    <w:basedOn w:val="a"/>
    <w:link w:val="af"/>
    <w:uiPriority w:val="34"/>
    <w:qFormat/>
    <w:rsid w:val="00866B38"/>
    <w:pPr>
      <w:ind w:left="720"/>
      <w:contextualSpacing/>
    </w:pPr>
  </w:style>
  <w:style w:type="character" w:customStyle="1" w:styleId="af">
    <w:name w:val="Абзац списка Знак"/>
    <w:aliases w:val="Bullets Знак"/>
    <w:basedOn w:val="a0"/>
    <w:link w:val="ae"/>
    <w:uiPriority w:val="34"/>
    <w:locked/>
    <w:rsid w:val="003B0CC0"/>
    <w:rPr>
      <w:rFonts w:ascii="Calibri" w:hAnsi="Calibri"/>
      <w:sz w:val="24"/>
      <w:szCs w:val="24"/>
      <w:lang w:val="en-US"/>
    </w:rPr>
  </w:style>
  <w:style w:type="character" w:styleId="af0">
    <w:name w:val="annotation reference"/>
    <w:basedOn w:val="a0"/>
    <w:rsid w:val="00B4762B"/>
    <w:rPr>
      <w:sz w:val="16"/>
      <w:szCs w:val="16"/>
    </w:rPr>
  </w:style>
  <w:style w:type="paragraph" w:styleId="af1">
    <w:name w:val="annotation text"/>
    <w:basedOn w:val="a"/>
    <w:link w:val="af2"/>
    <w:rsid w:val="00B4762B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rsid w:val="00B4762B"/>
    <w:rPr>
      <w:rFonts w:ascii="Calibri" w:hAnsi="Calibri"/>
      <w:lang w:val="en-US"/>
    </w:rPr>
  </w:style>
  <w:style w:type="paragraph" w:styleId="af3">
    <w:name w:val="annotation subject"/>
    <w:basedOn w:val="af1"/>
    <w:next w:val="af1"/>
    <w:link w:val="af4"/>
    <w:rsid w:val="00B4762B"/>
    <w:rPr>
      <w:b/>
      <w:bCs/>
    </w:rPr>
  </w:style>
  <w:style w:type="character" w:customStyle="1" w:styleId="af4">
    <w:name w:val="Тема примечания Знак"/>
    <w:basedOn w:val="af2"/>
    <w:link w:val="af3"/>
    <w:rsid w:val="00B4762B"/>
    <w:rPr>
      <w:rFonts w:ascii="Calibri" w:hAnsi="Calibri"/>
      <w:b/>
      <w:bCs/>
      <w:lang w:val="en-US"/>
    </w:rPr>
  </w:style>
  <w:style w:type="paragraph" w:styleId="af5">
    <w:name w:val="Title"/>
    <w:basedOn w:val="a"/>
    <w:next w:val="a"/>
    <w:link w:val="af6"/>
    <w:qFormat/>
    <w:rsid w:val="003B78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rsid w:val="003B78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styleId="af7">
    <w:name w:val="Strong"/>
    <w:basedOn w:val="a0"/>
    <w:qFormat/>
    <w:rsid w:val="003B78D0"/>
    <w:rPr>
      <w:b/>
      <w:bCs/>
    </w:rPr>
  </w:style>
  <w:style w:type="paragraph" w:styleId="af8">
    <w:name w:val="No Spacing"/>
    <w:uiPriority w:val="1"/>
    <w:qFormat/>
    <w:rsid w:val="003B78D0"/>
    <w:pPr>
      <w:jc w:val="both"/>
    </w:pPr>
    <w:rPr>
      <w:rFonts w:ascii="Calibri" w:hAnsi="Calibri"/>
      <w:sz w:val="24"/>
      <w:szCs w:val="24"/>
      <w:lang w:val="en-US"/>
    </w:rPr>
  </w:style>
  <w:style w:type="character" w:styleId="af9">
    <w:name w:val="Subtle Emphasis"/>
    <w:basedOn w:val="a0"/>
    <w:uiPriority w:val="19"/>
    <w:qFormat/>
    <w:rsid w:val="003B78D0"/>
    <w:rPr>
      <w:i/>
      <w:iCs/>
      <w:color w:val="808080" w:themeColor="text1" w:themeTint="7F"/>
    </w:rPr>
  </w:style>
  <w:style w:type="character" w:styleId="afa">
    <w:name w:val="Intense Emphasis"/>
    <w:basedOn w:val="a0"/>
    <w:uiPriority w:val="21"/>
    <w:qFormat/>
    <w:rsid w:val="003B78D0"/>
    <w:rPr>
      <w:b/>
      <w:bCs/>
      <w:i/>
      <w:iCs/>
      <w:color w:val="4F81BD" w:themeColor="accent1"/>
    </w:rPr>
  </w:style>
  <w:style w:type="paragraph" w:styleId="afb">
    <w:name w:val="Revision"/>
    <w:hidden/>
    <w:uiPriority w:val="99"/>
    <w:semiHidden/>
    <w:rsid w:val="00E15AEA"/>
    <w:rPr>
      <w:rFonts w:ascii="Calibri" w:hAnsi="Calibri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26" Type="http://schemas.openxmlformats.org/officeDocument/2006/relationships/image" Target="media/image9.e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3.wmf"/><Relationship Id="rId42" Type="http://schemas.openxmlformats.org/officeDocument/2006/relationships/image" Target="media/image17.wmf"/><Relationship Id="rId47" Type="http://schemas.openxmlformats.org/officeDocument/2006/relationships/image" Target="media/image19.emf"/><Relationship Id="rId50" Type="http://schemas.openxmlformats.org/officeDocument/2006/relationships/oleObject" Target="embeddings/oleObject20.bin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e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oleObject" Target="embeddings/oleObject18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6.e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image" Target="media/image18.wmf"/><Relationship Id="rId53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6.bin"/><Relationship Id="rId28" Type="http://schemas.openxmlformats.org/officeDocument/2006/relationships/image" Target="media/image10.emf"/><Relationship Id="rId36" Type="http://schemas.openxmlformats.org/officeDocument/2006/relationships/image" Target="media/image14.wmf"/><Relationship Id="rId49" Type="http://schemas.openxmlformats.org/officeDocument/2006/relationships/image" Target="media/image20.emf"/><Relationship Id="rId10" Type="http://schemas.openxmlformats.org/officeDocument/2006/relationships/header" Target="header1.xml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7.emf"/><Relationship Id="rId27" Type="http://schemas.openxmlformats.org/officeDocument/2006/relationships/oleObject" Target="embeddings/oleObject8.bin"/><Relationship Id="rId30" Type="http://schemas.openxmlformats.org/officeDocument/2006/relationships/image" Target="media/image11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9.bin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eader" Target="header3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F0EF0-DFE7-4F18-B6D7-00AFF6A83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34552</TotalTime>
  <Pages>33</Pages>
  <Words>4246</Words>
  <Characters>24206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RFP Template</vt:lpstr>
      <vt:lpstr>RFP Template</vt:lpstr>
    </vt:vector>
  </TitlesOfParts>
  <Company>BPC</Company>
  <LinksUpToDate>false</LinksUpToDate>
  <CharactersWithSpaces>28396</CharactersWithSpaces>
  <SharedDoc>false</SharedDoc>
  <HLinks>
    <vt:vector size="54" baseType="variant"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_Toc245892495</vt:lpwstr>
      </vt:variant>
      <vt:variant>
        <vt:i4>1048634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_Toc245892494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_Toc245892493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_Toc245892492</vt:lpwstr>
      </vt:variant>
      <vt:variant>
        <vt:i4>1048634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_Toc245892491</vt:lpwstr>
      </vt:variant>
      <vt:variant>
        <vt:i4>1048634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_Toc245892490</vt:lpwstr>
      </vt:variant>
      <vt:variant>
        <vt:i4>1114170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_Toc245892489</vt:lpwstr>
      </vt:variant>
      <vt:variant>
        <vt:i4>1114170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_Toc245892488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_Toc245892487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RFP Template</dc:title>
  <dc:creator>BPC</dc:creator>
  <cp:lastModifiedBy>BPC</cp:lastModifiedBy>
  <cp:revision>211</cp:revision>
  <cp:lastPrinted>2015-04-16T09:34:00Z</cp:lastPrinted>
  <dcterms:created xsi:type="dcterms:W3CDTF">2015-05-13T15:08:00Z</dcterms:created>
  <dcterms:modified xsi:type="dcterms:W3CDTF">2015-10-05T11:15:00Z</dcterms:modified>
</cp:coreProperties>
</file>